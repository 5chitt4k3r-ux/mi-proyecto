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7EA9" w14:textId="77777777" w:rsidR="005E2DD9" w:rsidRDefault="005E2DD9" w:rsidP="00AF2F01">
      <w:pPr>
        <w:pStyle w:val="Ttulo1"/>
        <w:ind w:firstLine="708"/>
        <w:pPrChange w:id="0" w:author="jiahao lin" w:date="2025-12-03T12:23:00Z" w16du:dateUtc="2025-12-03T11:23:00Z">
          <w:pPr>
            <w:pStyle w:val="Ttulo1"/>
          </w:pPr>
        </w:pPrChange>
      </w:pPr>
      <w:r>
        <w:t>CONEXIÓN SSH EN VSCODE</w:t>
      </w:r>
    </w:p>
    <w:p w14:paraId="34B3FC3A" w14:textId="77777777" w:rsidR="005E2DD9" w:rsidRDefault="005E2DD9" w:rsidP="005E2DD9">
      <w:r>
        <w:t>Iniciamos los servicios ssh</w:t>
      </w:r>
    </w:p>
    <w:p w14:paraId="77E006F2" w14:textId="77777777" w:rsidR="005E2DD9" w:rsidRPr="00A67ACE" w:rsidRDefault="005E2DD9" w:rsidP="005E2DD9">
      <w:r>
        <w:rPr>
          <w:noProof/>
        </w:rPr>
        <w:drawing>
          <wp:inline distT="0" distB="0" distL="0" distR="0" wp14:anchorId="17D5956E" wp14:editId="77D260D8">
            <wp:extent cx="5400040" cy="2357755"/>
            <wp:effectExtent l="0" t="0" r="0" b="4445"/>
            <wp:docPr id="20066547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54751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75DC" w14:textId="77777777" w:rsidR="005E2DD9" w:rsidRDefault="005E2DD9" w:rsidP="005E2DD9">
      <w:r>
        <w:t>Instalamos las siguientes extensiones de SSH</w:t>
      </w:r>
    </w:p>
    <w:p w14:paraId="49F1742E" w14:textId="77777777" w:rsidR="005E2DD9" w:rsidRDefault="005E2DD9" w:rsidP="005E2DD9">
      <w:r>
        <w:rPr>
          <w:noProof/>
        </w:rPr>
        <w:drawing>
          <wp:inline distT="0" distB="0" distL="0" distR="0" wp14:anchorId="5CDA2E09" wp14:editId="3924FAF1">
            <wp:extent cx="1392417" cy="2750950"/>
            <wp:effectExtent l="0" t="0" r="0" b="0"/>
            <wp:docPr id="99147772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77722" name="Imagen 1" descr="Captura de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4018" cy="277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DAD5" w14:textId="77777777" w:rsidR="005E2DD9" w:rsidRDefault="005E2DD9" w:rsidP="005E2DD9">
      <w:r>
        <w:rPr>
          <w:noProof/>
        </w:rPr>
        <w:drawing>
          <wp:inline distT="0" distB="0" distL="0" distR="0" wp14:anchorId="5ABBCA10" wp14:editId="7143B1D5">
            <wp:extent cx="5400040" cy="1500505"/>
            <wp:effectExtent l="0" t="0" r="0" b="4445"/>
            <wp:docPr id="28568105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81057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FA37" w14:textId="77777777" w:rsidR="005E2DD9" w:rsidRDefault="005E2DD9" w:rsidP="005E2DD9"/>
    <w:p w14:paraId="6A38EBD7" w14:textId="77777777" w:rsidR="005E2DD9" w:rsidRDefault="005E2DD9" w:rsidP="005E2DD9">
      <w:r>
        <w:t>LUEGO INSTALAMOS LAS EXTENSIONES DEL DOCKER</w:t>
      </w:r>
    </w:p>
    <w:p w14:paraId="24BC8B79" w14:textId="77777777" w:rsidR="005E2DD9" w:rsidRDefault="005E2DD9" w:rsidP="005E2DD9">
      <w:r>
        <w:rPr>
          <w:noProof/>
        </w:rPr>
        <w:drawing>
          <wp:inline distT="0" distB="0" distL="0" distR="0" wp14:anchorId="4D0A3968" wp14:editId="1C491C88">
            <wp:extent cx="2058827" cy="2936929"/>
            <wp:effectExtent l="0" t="0" r="0" b="0"/>
            <wp:docPr id="12716137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137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4191" cy="294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84767" wp14:editId="73380485">
            <wp:extent cx="2467906" cy="3448373"/>
            <wp:effectExtent l="0" t="0" r="8890" b="0"/>
            <wp:docPr id="2297183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183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0636" cy="345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57CD" w14:textId="77777777" w:rsidR="005E2DD9" w:rsidRDefault="005E2DD9" w:rsidP="005E2DD9">
      <w:r>
        <w:t>Creamos la carpeta src y deploy y movemos las cosas al src pero no al deploy</w:t>
      </w:r>
    </w:p>
    <w:p w14:paraId="4918522D" w14:textId="77777777" w:rsidR="005E2DD9" w:rsidRDefault="005E2DD9" w:rsidP="005E2DD9">
      <w:r>
        <w:rPr>
          <w:noProof/>
        </w:rPr>
        <w:drawing>
          <wp:inline distT="0" distB="0" distL="0" distR="0" wp14:anchorId="471254CF" wp14:editId="254C51A8">
            <wp:extent cx="5400040" cy="379095"/>
            <wp:effectExtent l="0" t="0" r="0" b="1905"/>
            <wp:docPr id="1782882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82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682E" w14:textId="77777777" w:rsidR="005E2DD9" w:rsidRDefault="005E2DD9" w:rsidP="005E2DD9">
      <w:r>
        <w:rPr>
          <w:noProof/>
        </w:rPr>
        <w:drawing>
          <wp:inline distT="0" distB="0" distL="0" distR="0" wp14:anchorId="7BE5664E" wp14:editId="2A92BB18">
            <wp:extent cx="5400040" cy="894080"/>
            <wp:effectExtent l="0" t="0" r="0" b="1270"/>
            <wp:docPr id="12735940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9401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92C3" w14:textId="77777777" w:rsidR="005E2DD9" w:rsidRDefault="005E2DD9" w:rsidP="005E2DD9">
      <w:r>
        <w:t>Creamos un archivo en deploy llamado Docker-composer.yml</w:t>
      </w:r>
    </w:p>
    <w:p w14:paraId="04ED2BD1" w14:textId="77777777" w:rsidR="005E2DD9" w:rsidRDefault="005E2DD9" w:rsidP="005E2DD9">
      <w:r>
        <w:rPr>
          <w:noProof/>
        </w:rPr>
        <w:lastRenderedPageBreak/>
        <w:drawing>
          <wp:inline distT="0" distB="0" distL="0" distR="0" wp14:anchorId="5A204BD4" wp14:editId="2409E221">
            <wp:extent cx="5400040" cy="3514090"/>
            <wp:effectExtent l="0" t="0" r="0" b="0"/>
            <wp:docPr id="5973139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13937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B6C3" w14:textId="77777777" w:rsidR="005E2DD9" w:rsidRDefault="005E2DD9" w:rsidP="005E2DD9">
      <w:r>
        <w:t>Y para iniciarlo ponemos el siguiente comando Docker compose up -d</w:t>
      </w:r>
    </w:p>
    <w:p w14:paraId="118E1568" w14:textId="77777777" w:rsidR="005E2DD9" w:rsidRDefault="005E2DD9" w:rsidP="005E2DD9">
      <w:r>
        <w:rPr>
          <w:noProof/>
        </w:rPr>
        <w:drawing>
          <wp:inline distT="0" distB="0" distL="0" distR="0" wp14:anchorId="2A34C4DC" wp14:editId="45710097">
            <wp:extent cx="5400040" cy="681990"/>
            <wp:effectExtent l="0" t="0" r="0" b="3810"/>
            <wp:docPr id="16961683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6833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03F6" w14:textId="77777777" w:rsidR="005E2DD9" w:rsidRDefault="005E2DD9" w:rsidP="005E2DD9">
      <w:r>
        <w:t>Luego podemos realizar Docker compose stop o start</w:t>
      </w:r>
    </w:p>
    <w:p w14:paraId="041CAB4B" w14:textId="77777777" w:rsidR="005E2DD9" w:rsidRDefault="005E2DD9" w:rsidP="005E2DD9">
      <w:r>
        <w:rPr>
          <w:noProof/>
        </w:rPr>
        <w:drawing>
          <wp:inline distT="0" distB="0" distL="0" distR="0" wp14:anchorId="1B308470" wp14:editId="274F7A91">
            <wp:extent cx="5400040" cy="817880"/>
            <wp:effectExtent l="0" t="0" r="0" b="1270"/>
            <wp:docPr id="190225720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57208" name="Imagen 1" descr="Captura de pantalla de un celular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1531" w14:textId="77777777" w:rsidR="005E2DD9" w:rsidRDefault="005E2DD9" w:rsidP="005E2DD9"/>
    <w:p w14:paraId="7B0DD46F" w14:textId="77777777" w:rsidR="005E2DD9" w:rsidRDefault="005E2DD9" w:rsidP="005E2DD9"/>
    <w:p w14:paraId="5C9BAC25" w14:textId="77777777" w:rsidR="005E2DD9" w:rsidRDefault="005E2DD9" w:rsidP="005E2DD9"/>
    <w:p w14:paraId="5B27F12A" w14:textId="77777777" w:rsidR="005E2DD9" w:rsidRDefault="005E2DD9" w:rsidP="005E2DD9"/>
    <w:p w14:paraId="265BBD6A" w14:textId="77777777" w:rsidR="005E2DD9" w:rsidRDefault="005E2DD9" w:rsidP="005E2DD9"/>
    <w:p w14:paraId="287E473A" w14:textId="77777777" w:rsidR="005E2DD9" w:rsidRDefault="005E2DD9" w:rsidP="005E2DD9"/>
    <w:p w14:paraId="0F7F4CFF" w14:textId="77777777" w:rsidR="005E2DD9" w:rsidRDefault="005E2DD9" w:rsidP="005E2DD9"/>
    <w:p w14:paraId="21B98CB5" w14:textId="77777777" w:rsidR="005E2DD9" w:rsidRDefault="005E2DD9" w:rsidP="005E2DD9">
      <w:r>
        <w:lastRenderedPageBreak/>
        <w:t>AHORA VAMOS A ROMPER EL DOCKER QUE HICIMOS PREVIAMENTE</w:t>
      </w:r>
    </w:p>
    <w:p w14:paraId="6657CCD3" w14:textId="77777777" w:rsidR="005E2DD9" w:rsidRDefault="005E2DD9" w:rsidP="005E2DD9">
      <w:r>
        <w:rPr>
          <w:noProof/>
        </w:rPr>
        <w:drawing>
          <wp:inline distT="0" distB="0" distL="0" distR="0" wp14:anchorId="7E0A126A" wp14:editId="63716B6F">
            <wp:extent cx="5400040" cy="1400810"/>
            <wp:effectExtent l="0" t="0" r="0" b="8890"/>
            <wp:docPr id="115432490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24900" name="Imagen 1" descr="Captura de pantalla de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A905" w14:textId="77777777" w:rsidR="005E2DD9" w:rsidRDefault="005E2DD9" w:rsidP="005E2DD9">
      <w:r>
        <w:rPr>
          <w:noProof/>
        </w:rPr>
        <w:drawing>
          <wp:inline distT="0" distB="0" distL="0" distR="0" wp14:anchorId="11337624" wp14:editId="7E47FD5E">
            <wp:extent cx="5400040" cy="800735"/>
            <wp:effectExtent l="0" t="0" r="0" b="0"/>
            <wp:docPr id="40913852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38523" name="Imagen 1" descr="Captura de pantalla de un celular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1402" w14:textId="77777777" w:rsidR="005E2DD9" w:rsidRDefault="005E2DD9" w:rsidP="005E2DD9">
      <w:r>
        <w:t>Dentro de deply añadimos un fichero que se llama Dockerfile</w:t>
      </w:r>
    </w:p>
    <w:p w14:paraId="1F2A7FD9" w14:textId="77777777" w:rsidR="005E2DD9" w:rsidRDefault="005E2DD9" w:rsidP="005E2DD9">
      <w:r>
        <w:t>En el que FROM es la imagen que usamos, WORKDIR es el directorio de trabajo, en COPY estamos copiando todos los contenidos de src al contenedor de WORKDIR, EXPOSE indica el puerto.</w:t>
      </w:r>
    </w:p>
    <w:p w14:paraId="3C7769B2" w14:textId="77777777" w:rsidR="005E2DD9" w:rsidRDefault="005E2DD9" w:rsidP="005E2DD9">
      <w:r>
        <w:rPr>
          <w:noProof/>
        </w:rPr>
        <w:drawing>
          <wp:inline distT="0" distB="0" distL="0" distR="0" wp14:anchorId="2AD00B7E" wp14:editId="0A559C7F">
            <wp:extent cx="5400040" cy="2070735"/>
            <wp:effectExtent l="0" t="0" r="0" b="5715"/>
            <wp:docPr id="16738738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73816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9E8A" w14:textId="77777777" w:rsidR="005E2DD9" w:rsidRDefault="005E2DD9" w:rsidP="005E2DD9">
      <w:r>
        <w:t>Ahora creamos un fichero Docker-compose.yml</w:t>
      </w:r>
    </w:p>
    <w:p w14:paraId="4DB4FBE8" w14:textId="77777777" w:rsidR="005E2DD9" w:rsidRDefault="005E2DD9" w:rsidP="005E2DD9">
      <w:r>
        <w:rPr>
          <w:noProof/>
        </w:rPr>
        <w:drawing>
          <wp:inline distT="0" distB="0" distL="0" distR="0" wp14:anchorId="11615EB3" wp14:editId="5F7AB318">
            <wp:extent cx="4853940" cy="1872740"/>
            <wp:effectExtent l="0" t="0" r="3810" b="0"/>
            <wp:docPr id="19448619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61925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5271" cy="187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E313" w14:textId="77777777" w:rsidR="005E2DD9" w:rsidRDefault="005E2DD9" w:rsidP="005E2DD9">
      <w:r>
        <w:lastRenderedPageBreak/>
        <w:t>Subimos el repositorio a git y hacemos un pull</w:t>
      </w:r>
    </w:p>
    <w:p w14:paraId="75842A0A" w14:textId="77777777" w:rsidR="005E2DD9" w:rsidRDefault="005E2DD9" w:rsidP="005E2DD9">
      <w:r>
        <w:rPr>
          <w:noProof/>
        </w:rPr>
        <w:drawing>
          <wp:inline distT="0" distB="0" distL="0" distR="0" wp14:anchorId="01359729" wp14:editId="7FF4A189">
            <wp:extent cx="3886200" cy="2668792"/>
            <wp:effectExtent l="0" t="0" r="0" b="0"/>
            <wp:docPr id="17613475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4755" name="Imagen 1" descr="Captura de pantalla de computador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8613" cy="267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AF2D" w14:textId="77777777" w:rsidR="005E2DD9" w:rsidRDefault="005E2DD9" w:rsidP="005E2DD9">
      <w:r>
        <w:t>Ejecutamos el Docker compose</w:t>
      </w:r>
    </w:p>
    <w:p w14:paraId="414640C4" w14:textId="77777777" w:rsidR="005E2DD9" w:rsidRDefault="005E2DD9" w:rsidP="005E2DD9">
      <w:r>
        <w:rPr>
          <w:noProof/>
        </w:rPr>
        <w:drawing>
          <wp:inline distT="0" distB="0" distL="0" distR="0" wp14:anchorId="66E5F3F6" wp14:editId="1ECD1F07">
            <wp:extent cx="4471872" cy="2453640"/>
            <wp:effectExtent l="0" t="0" r="5080" b="3810"/>
            <wp:docPr id="66984953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49532" name="Imagen 1" descr="Captura de pantalla de computador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4329" cy="245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7CDD" w14:textId="77777777" w:rsidR="005E2DD9" w:rsidRDefault="005E2DD9" w:rsidP="005E2DD9"/>
    <w:p w14:paraId="1BD60613" w14:textId="77777777" w:rsidR="005E2DD9" w:rsidRDefault="005E2DD9" w:rsidP="005E2DD9"/>
    <w:p w14:paraId="7CB3CDEE" w14:textId="77777777" w:rsidR="005E2DD9" w:rsidRDefault="005E2DD9" w:rsidP="005E2DD9"/>
    <w:p w14:paraId="18F02B29" w14:textId="77777777" w:rsidR="005E2DD9" w:rsidRDefault="005E2DD9" w:rsidP="005E2DD9"/>
    <w:p w14:paraId="50B47592" w14:textId="77777777" w:rsidR="005E2DD9" w:rsidRDefault="005E2DD9" w:rsidP="005E2DD9"/>
    <w:p w14:paraId="360F4C4A" w14:textId="77777777" w:rsidR="005E2DD9" w:rsidRDefault="005E2DD9" w:rsidP="005E2DD9"/>
    <w:p w14:paraId="03EE7C17" w14:textId="77777777" w:rsidR="005E2DD9" w:rsidRDefault="005E2DD9" w:rsidP="005E2DD9"/>
    <w:p w14:paraId="6F1B4396" w14:textId="77777777" w:rsidR="005E2DD9" w:rsidRDefault="005E2DD9" w:rsidP="005E2DD9">
      <w:r>
        <w:lastRenderedPageBreak/>
        <w:t>Con RUN podemos hacer  que en el contenedor ejecute lo que indiquemos</w:t>
      </w:r>
    </w:p>
    <w:p w14:paraId="03FCCB68" w14:textId="77777777" w:rsidR="005E2DD9" w:rsidRDefault="005E2DD9" w:rsidP="005E2DD9">
      <w:r>
        <w:rPr>
          <w:noProof/>
        </w:rPr>
        <w:drawing>
          <wp:inline distT="0" distB="0" distL="0" distR="0" wp14:anchorId="3E2C1048" wp14:editId="3B797199">
            <wp:extent cx="5400040" cy="2301875"/>
            <wp:effectExtent l="0" t="0" r="0" b="3175"/>
            <wp:docPr id="185076080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60804" name="Imagen 1" descr="Captura de pantalla de un celular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F647" w14:textId="77777777" w:rsidR="005E2DD9" w:rsidRDefault="005E2DD9" w:rsidP="005E2DD9">
      <w:r>
        <w:t>DOCKER FILE para realizar la instalación mediante Ubuntu (desde local)</w:t>
      </w:r>
    </w:p>
    <w:p w14:paraId="5CDBBCAF" w14:textId="77777777" w:rsidR="005E2DD9" w:rsidRDefault="005E2DD9" w:rsidP="005E2DD9">
      <w:r>
        <w:rPr>
          <w:noProof/>
        </w:rPr>
        <w:drawing>
          <wp:inline distT="0" distB="0" distL="0" distR="0" wp14:anchorId="3D07D373" wp14:editId="7047A696">
            <wp:extent cx="5400040" cy="1207135"/>
            <wp:effectExtent l="0" t="0" r="0" b="0"/>
            <wp:docPr id="6430566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566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7CEF" w14:textId="77777777" w:rsidR="005E2DD9" w:rsidRDefault="005E2DD9" w:rsidP="005E2DD9">
      <w:r>
        <w:t xml:space="preserve">En el que indicamos que desde Ubuntu haga una actualización de paquetes en el que le indicamos sí a todo y que no nos recomiende cosas </w:t>
      </w:r>
    </w:p>
    <w:p w14:paraId="2FDFC43A" w14:textId="77777777" w:rsidR="005E2DD9" w:rsidRDefault="005E2DD9" w:rsidP="005E2DD9">
      <w:r>
        <w:t>Luego especificamos el directorio y que se copie el contenido de src a ese directorio exponiendo el puerto 80.</w:t>
      </w:r>
    </w:p>
    <w:p w14:paraId="3677B206" w14:textId="77777777" w:rsidR="005E2DD9" w:rsidRDefault="005E2DD9" w:rsidP="005E2DD9">
      <w:r>
        <w:t xml:space="preserve"> Y el CMD indica que ejecute el servicio apache funcionando como un systemctl.</w:t>
      </w:r>
    </w:p>
    <w:p w14:paraId="28F55890" w14:textId="77777777" w:rsidR="005E2DD9" w:rsidRDefault="005E2DD9" w:rsidP="005E2DD9">
      <w:r>
        <w:t>Lo subimos al git</w:t>
      </w:r>
    </w:p>
    <w:p w14:paraId="6753519E" w14:textId="77777777" w:rsidR="005E2DD9" w:rsidRDefault="005E2DD9" w:rsidP="005E2DD9">
      <w:r>
        <w:rPr>
          <w:noProof/>
        </w:rPr>
        <w:drawing>
          <wp:inline distT="0" distB="0" distL="0" distR="0" wp14:anchorId="07CEB119" wp14:editId="1F6CAF13">
            <wp:extent cx="905510" cy="1752600"/>
            <wp:effectExtent l="0" t="0" r="8890" b="0"/>
            <wp:docPr id="212165279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52793" name="Imagen 1" descr="Captura de pantalla de un celular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07748" cy="175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6F1B47" w14:textId="77777777" w:rsidR="005E2DD9" w:rsidRDefault="005E2DD9" w:rsidP="005E2DD9">
      <w:r>
        <w:t>Y hacemos un pull desde nuestro VPS</w:t>
      </w:r>
    </w:p>
    <w:p w14:paraId="7B763673" w14:textId="77777777" w:rsidR="005E2DD9" w:rsidRDefault="005E2DD9" w:rsidP="005E2DD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853F13" wp14:editId="3DD18735">
            <wp:extent cx="3680352" cy="1920240"/>
            <wp:effectExtent l="0" t="0" r="0" b="3810"/>
            <wp:docPr id="111498928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89284" name="Imagen 1" descr="Captura de pantalla de computador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3057" cy="192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DACF" w14:textId="77777777" w:rsidR="005E2DD9" w:rsidRDefault="005E2DD9" w:rsidP="005E2DD9">
      <w:r w:rsidRPr="008E2458">
        <w:t xml:space="preserve">Ahora </w:t>
      </w:r>
      <w:r>
        <w:t>hacemos un Docker compose down parando y eliminando primero el Docker ps</w:t>
      </w:r>
    </w:p>
    <w:p w14:paraId="71BDF982" w14:textId="77777777" w:rsidR="005E2DD9" w:rsidRDefault="005E2DD9" w:rsidP="005E2DD9">
      <w:r>
        <w:rPr>
          <w:noProof/>
        </w:rPr>
        <w:drawing>
          <wp:inline distT="0" distB="0" distL="0" distR="0" wp14:anchorId="2A3CC4C9" wp14:editId="78562643">
            <wp:extent cx="5400040" cy="1595755"/>
            <wp:effectExtent l="0" t="0" r="0" b="4445"/>
            <wp:docPr id="114449037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90373" name="Imagen 1" descr="Interfaz de usuario gráfica,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E6EB" w14:textId="30498F99" w:rsidR="005E2DD9" w:rsidRDefault="005E2DD9" w:rsidP="005E2DD9">
      <w:r>
        <w:t>Y eliminamos el imagen del depl</w:t>
      </w:r>
      <w:r w:rsidR="00AB5429">
        <w:t>o</w:t>
      </w:r>
      <w:r>
        <w:t>y-web t</w:t>
      </w:r>
      <w:r w:rsidR="00AB5429">
        <w:t>ambién</w:t>
      </w:r>
    </w:p>
    <w:p w14:paraId="2D57114D" w14:textId="6AB490F3" w:rsidR="00AB5429" w:rsidRDefault="00AB5429" w:rsidP="00AB5429">
      <w:pPr>
        <w:ind w:left="708" w:hanging="708"/>
      </w:pPr>
      <w:r>
        <w:t>Para eliminar la imagen hacemos docler compose down –rmi nombre o all</w:t>
      </w:r>
    </w:p>
    <w:p w14:paraId="1CBC7999" w14:textId="77777777" w:rsidR="005E2DD9" w:rsidRDefault="005E2DD9" w:rsidP="005E2DD9">
      <w:r>
        <w:rPr>
          <w:noProof/>
        </w:rPr>
        <w:drawing>
          <wp:inline distT="0" distB="0" distL="0" distR="0" wp14:anchorId="1C06D0FA" wp14:editId="4C8BCB61">
            <wp:extent cx="4191000" cy="1294163"/>
            <wp:effectExtent l="0" t="0" r="0" b="1270"/>
            <wp:docPr id="1042325771" name="Imagen 1" descr="Interfaz de usuario gráfica, 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25771" name="Imagen 1" descr="Interfaz de usuario gráfica, Texto, Chat o mensaje de 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7788" cy="129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AD37" w14:textId="77777777" w:rsidR="005E2DD9" w:rsidRDefault="005E2DD9" w:rsidP="005E2DD9">
      <w:r>
        <w:t>Para solucionar el fallo he tenido que solucionar rutas en el Docker compose</w:t>
      </w:r>
    </w:p>
    <w:p w14:paraId="40AEC729" w14:textId="77777777" w:rsidR="005E2DD9" w:rsidRPr="009D4C5E" w:rsidRDefault="005E2DD9" w:rsidP="005E2DD9">
      <w:r>
        <w:rPr>
          <w:noProof/>
        </w:rPr>
        <w:drawing>
          <wp:inline distT="0" distB="0" distL="0" distR="0" wp14:anchorId="2A0629CC" wp14:editId="497E3D9E">
            <wp:extent cx="5400040" cy="1177290"/>
            <wp:effectExtent l="0" t="0" r="0" b="3810"/>
            <wp:docPr id="90255143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51437" name="Imagen 1" descr="Imagen que contiene 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41DF" w14:textId="77777777" w:rsidR="005E2DD9" w:rsidRDefault="005E2DD9" w:rsidP="005E2DD9"/>
    <w:p w14:paraId="0CBAB08D" w14:textId="77777777" w:rsidR="005E2DD9" w:rsidRDefault="005E2DD9" w:rsidP="005E2DD9"/>
    <w:p w14:paraId="7113CEF6" w14:textId="77777777" w:rsidR="005E2DD9" w:rsidRDefault="005E2DD9" w:rsidP="005E2DD9">
      <w:r>
        <w:t>Y iniciamos el Docker compose</w:t>
      </w:r>
    </w:p>
    <w:p w14:paraId="1FF7A6FC" w14:textId="77777777" w:rsidR="005E2DD9" w:rsidRDefault="005E2DD9" w:rsidP="005E2DD9">
      <w:r>
        <w:rPr>
          <w:noProof/>
        </w:rPr>
        <w:drawing>
          <wp:inline distT="0" distB="0" distL="0" distR="0" wp14:anchorId="0B0EAD52" wp14:editId="4D1BCAE0">
            <wp:extent cx="4726008" cy="1927860"/>
            <wp:effectExtent l="0" t="0" r="0" b="0"/>
            <wp:docPr id="5043137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13785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26963" cy="192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CF82" w14:textId="0D4F488A" w:rsidR="005E2DD9" w:rsidRDefault="005E2DD9" w:rsidP="005E2DD9">
      <w:r>
        <w:t xml:space="preserve">Una vez creado comprobamos si podemos realizar ping u </w:t>
      </w:r>
      <w:r w:rsidR="00890CEF">
        <w:t>otras utilidades</w:t>
      </w:r>
      <w:r>
        <w:t xml:space="preserve"> que hemos instalado</w:t>
      </w:r>
    </w:p>
    <w:p w14:paraId="449EB6BF" w14:textId="77777777" w:rsidR="005E2DD9" w:rsidRDefault="005E2DD9" w:rsidP="005E2DD9">
      <w:r>
        <w:rPr>
          <w:noProof/>
        </w:rPr>
        <w:drawing>
          <wp:inline distT="0" distB="0" distL="0" distR="0" wp14:anchorId="3E42D408" wp14:editId="24CD1CE3">
            <wp:extent cx="4862133" cy="1325880"/>
            <wp:effectExtent l="0" t="0" r="0" b="7620"/>
            <wp:docPr id="61839276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92768" name="Imagen 1" descr="Interfaz de usuario gráfica, 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8065" cy="13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7A46" w14:textId="77777777" w:rsidR="00E679E7" w:rsidRDefault="00E679E7" w:rsidP="005E2DD9"/>
    <w:p w14:paraId="35CEFD89" w14:textId="77777777" w:rsidR="00E679E7" w:rsidRDefault="00E679E7" w:rsidP="005E2DD9"/>
    <w:p w14:paraId="39C224D7" w14:textId="77777777" w:rsidR="00E679E7" w:rsidRDefault="00E679E7" w:rsidP="005E2DD9"/>
    <w:p w14:paraId="36A8149C" w14:textId="77777777" w:rsidR="00E679E7" w:rsidRDefault="00E679E7" w:rsidP="005E2DD9"/>
    <w:p w14:paraId="44F49583" w14:textId="77777777" w:rsidR="00E679E7" w:rsidRDefault="00E679E7" w:rsidP="005E2DD9"/>
    <w:p w14:paraId="287B220A" w14:textId="77777777" w:rsidR="00E679E7" w:rsidRDefault="00E679E7" w:rsidP="005E2DD9"/>
    <w:p w14:paraId="1F2ABC71" w14:textId="77777777" w:rsidR="00E679E7" w:rsidRDefault="00E679E7" w:rsidP="005E2DD9"/>
    <w:p w14:paraId="271EE220" w14:textId="77777777" w:rsidR="00E679E7" w:rsidRDefault="00E679E7" w:rsidP="005E2DD9"/>
    <w:p w14:paraId="30A64F56" w14:textId="77777777" w:rsidR="00E679E7" w:rsidRDefault="00E679E7" w:rsidP="005E2DD9"/>
    <w:p w14:paraId="2E7EC869" w14:textId="77777777" w:rsidR="00E679E7" w:rsidRDefault="00E679E7" w:rsidP="005E2DD9"/>
    <w:p w14:paraId="6F2FDFB0" w14:textId="4A6ECDB6" w:rsidR="00E679E7" w:rsidRDefault="00E679E7" w:rsidP="005E2DD9"/>
    <w:p w14:paraId="20D8E81B" w14:textId="1CB507AB" w:rsidR="00943589" w:rsidRPr="006A1CD3" w:rsidRDefault="00943589" w:rsidP="00943589">
      <w:pPr>
        <w:pStyle w:val="Ttulo1"/>
        <w:rPr>
          <w:sz w:val="28"/>
          <w:szCs w:val="28"/>
        </w:rPr>
      </w:pPr>
      <w:r w:rsidRPr="006A1CD3">
        <w:rPr>
          <w:sz w:val="28"/>
          <w:szCs w:val="28"/>
        </w:rPr>
        <w:lastRenderedPageBreak/>
        <w:t>CREACIÓN DE USUARIO POR SSH PARA CONECTARNOS AL DOCKER POR SSH</w:t>
      </w:r>
    </w:p>
    <w:p w14:paraId="12BD991A" w14:textId="2B7D8E1A" w:rsidR="00943589" w:rsidRDefault="00943589" w:rsidP="00943589">
      <w:r>
        <w:rPr>
          <w:noProof/>
        </w:rPr>
        <w:drawing>
          <wp:inline distT="0" distB="0" distL="0" distR="0" wp14:anchorId="0AC150F1" wp14:editId="3C9219FC">
            <wp:extent cx="4701540" cy="1586162"/>
            <wp:effectExtent l="0" t="0" r="3810" b="0"/>
            <wp:docPr id="205093816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38167" name="Imagen 1" descr="Captura de pantalla de computador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5424" cy="158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92C9" w14:textId="05A7FF92" w:rsidR="00943589" w:rsidRDefault="00943589" w:rsidP="00943589">
      <w:r>
        <w:t>Creamos el usuario en el Docker file en el que indicamos que se crea en el directorio /home/jiahaolinwu(si no existe se crea) -s que se ejecute con script y el nombre de usuario.</w:t>
      </w:r>
    </w:p>
    <w:p w14:paraId="6D1F3981" w14:textId="4E90708D" w:rsidR="00943589" w:rsidRDefault="00943589" w:rsidP="00943589">
      <w:r>
        <w:t xml:space="preserve">Para darle una contraseña tendremos que utilizar el comando chapasswd en el que le indicamos que echo </w:t>
      </w:r>
      <w:r>
        <w:sym w:font="Wingdings" w:char="F0E0"/>
      </w:r>
      <w:r>
        <w:t xml:space="preserve"> contraseña:usuario para indicarlo</w:t>
      </w:r>
    </w:p>
    <w:p w14:paraId="1FD4BA57" w14:textId="4A811873" w:rsidR="00543114" w:rsidRDefault="00543114" w:rsidP="00943589">
      <w:r>
        <w:t>En el Docker compose creo una variable de entorno para hacer el usuario</w:t>
      </w:r>
    </w:p>
    <w:p w14:paraId="1B39577A" w14:textId="7A7E294F" w:rsidR="00543114" w:rsidRDefault="00FC00E8" w:rsidP="00943589">
      <w:r>
        <w:rPr>
          <w:noProof/>
        </w:rPr>
        <w:drawing>
          <wp:inline distT="0" distB="0" distL="0" distR="0" wp14:anchorId="5503B408" wp14:editId="269DC0AC">
            <wp:extent cx="4753591" cy="1242060"/>
            <wp:effectExtent l="0" t="0" r="9525" b="0"/>
            <wp:docPr id="296536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365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5930" cy="12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FF4A" w14:textId="3F246BDE" w:rsidR="00543114" w:rsidRDefault="00543114" w:rsidP="00943589">
      <w:r>
        <w:t xml:space="preserve">Cambios </w:t>
      </w:r>
      <w:r w:rsidRPr="00543114">
        <w:rPr>
          <w:u w:val="single"/>
        </w:rPr>
        <w:t>en</w:t>
      </w:r>
      <w:r>
        <w:t xml:space="preserve"> el DockerFile</w:t>
      </w:r>
    </w:p>
    <w:p w14:paraId="1F212FFD" w14:textId="01CB005B" w:rsidR="00543114" w:rsidRDefault="00FC00E8" w:rsidP="00943589">
      <w:r>
        <w:rPr>
          <w:noProof/>
        </w:rPr>
        <w:drawing>
          <wp:inline distT="0" distB="0" distL="0" distR="0" wp14:anchorId="3CEAB006" wp14:editId="587B0065">
            <wp:extent cx="5400040" cy="2362200"/>
            <wp:effectExtent l="0" t="0" r="0" b="0"/>
            <wp:docPr id="143538723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87239" name="Imagen 1" descr="Captura de pantalla de computador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5415" w14:textId="77777777" w:rsidR="00FC00E8" w:rsidRDefault="00FC00E8" w:rsidP="00943589"/>
    <w:p w14:paraId="4DB8552F" w14:textId="63D9587B" w:rsidR="00F63257" w:rsidRDefault="00F63257" w:rsidP="00943589">
      <w:r>
        <w:lastRenderedPageBreak/>
        <w:t>Y ahora eliminamos el compose anterior eliminando el contenedor y el imagen</w:t>
      </w:r>
    </w:p>
    <w:p w14:paraId="6503E8CF" w14:textId="4A6A4ED1" w:rsidR="00F63257" w:rsidRDefault="00F63257" w:rsidP="00943589">
      <w:r w:rsidRPr="00F63257">
        <w:t>Docker stop nombre | Docker rm nombre | docker rmi nombre</w:t>
      </w:r>
      <w:r>
        <w:t>-de-la-imagen | Docker compose down</w:t>
      </w:r>
    </w:p>
    <w:p w14:paraId="23183437" w14:textId="37523B6A" w:rsidR="00F63257" w:rsidRDefault="00F63257" w:rsidP="00943589">
      <w:r>
        <w:rPr>
          <w:noProof/>
        </w:rPr>
        <w:drawing>
          <wp:inline distT="0" distB="0" distL="0" distR="0" wp14:anchorId="68BE3276" wp14:editId="2C423D90">
            <wp:extent cx="5400040" cy="1600835"/>
            <wp:effectExtent l="0" t="0" r="0" b="0"/>
            <wp:docPr id="4766987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98723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34F3" w14:textId="29853930" w:rsidR="00F63257" w:rsidRDefault="00F63257" w:rsidP="00943589">
      <w:r>
        <w:t>Y ejecutamos el nuevo contenedor</w:t>
      </w:r>
    </w:p>
    <w:p w14:paraId="35F75EF0" w14:textId="2783497E" w:rsidR="00F63257" w:rsidRDefault="00FC00E8" w:rsidP="00943589">
      <w:r>
        <w:rPr>
          <w:noProof/>
        </w:rPr>
        <w:drawing>
          <wp:inline distT="0" distB="0" distL="0" distR="0" wp14:anchorId="72A72B41" wp14:editId="2EB78A85">
            <wp:extent cx="5400040" cy="2265680"/>
            <wp:effectExtent l="0" t="0" r="0" b="1270"/>
            <wp:docPr id="8546743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74393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2278" w14:textId="1081F537" w:rsidR="004E0A74" w:rsidRPr="004E0A74" w:rsidRDefault="004E0A74">
      <w:r>
        <w:t>En el Docker file podemos tener una configuración base o de servicios</w:t>
      </w:r>
    </w:p>
    <w:p w14:paraId="17D7A846" w14:textId="2D2E11F8" w:rsidR="00CA0FEB" w:rsidRDefault="004E0A74">
      <w:pPr>
        <w:rPr>
          <w:i/>
          <w:iCs/>
        </w:rPr>
      </w:pPr>
      <w:r>
        <w:rPr>
          <w:noProof/>
        </w:rPr>
        <w:drawing>
          <wp:inline distT="0" distB="0" distL="0" distR="0" wp14:anchorId="505D26C1" wp14:editId="057D262C">
            <wp:extent cx="5400040" cy="2602865"/>
            <wp:effectExtent l="0" t="0" r="0" b="6985"/>
            <wp:docPr id="986249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498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600C" w14:textId="77777777" w:rsidR="00C517E4" w:rsidRDefault="004E0A74">
      <w:pPr>
        <w:rPr>
          <w:b/>
          <w:bCs/>
        </w:rPr>
      </w:pPr>
      <w:r>
        <w:lastRenderedPageBreak/>
        <w:t>Dentro de la imagen de Docker vamos a tener ser servidores de base de datos</w:t>
      </w:r>
      <w:r w:rsidR="00C517E4">
        <w:t xml:space="preserve"> (Oracle;MongoDB;MariaDB),</w:t>
      </w:r>
      <w:r>
        <w:t xml:space="preserve"> servidores Web</w:t>
      </w:r>
      <w:r w:rsidR="00C517E4">
        <w:t xml:space="preserve"> (Apache con php; apache con Java; nginx con JS)</w:t>
      </w:r>
      <w:r w:rsidR="00C517E4">
        <w:sym w:font="Wingdings" w:char="F0E0"/>
      </w:r>
      <w:r w:rsidR="00C517E4">
        <w:t>, etc. Que se encuentran dentro de una DockerFile.</w:t>
      </w:r>
      <w:r w:rsidR="00C517E4" w:rsidRPr="00C517E4">
        <w:rPr>
          <w:b/>
          <w:bCs/>
        </w:rPr>
        <w:t xml:space="preserve"> </w:t>
      </w:r>
    </w:p>
    <w:p w14:paraId="1C135301" w14:textId="52FCCDDF" w:rsidR="00C517E4" w:rsidRDefault="00C517E4">
      <w:pPr>
        <w:rPr>
          <w:b/>
          <w:bCs/>
          <w:sz w:val="32"/>
          <w:szCs w:val="32"/>
        </w:rPr>
      </w:pPr>
      <w:r w:rsidRPr="00C517E4">
        <w:rPr>
          <w:b/>
          <w:bCs/>
          <w:sz w:val="32"/>
          <w:szCs w:val="32"/>
        </w:rPr>
        <w:t xml:space="preserve">Los contenedores se crean desde lo último </w:t>
      </w:r>
      <w:r>
        <w:rPr>
          <w:b/>
          <w:bCs/>
          <w:sz w:val="32"/>
          <w:szCs w:val="32"/>
        </w:rPr>
        <w:t>en el</w:t>
      </w:r>
      <w:r w:rsidRPr="00C517E4">
        <w:rPr>
          <w:b/>
          <w:bCs/>
          <w:sz w:val="32"/>
          <w:szCs w:val="32"/>
        </w:rPr>
        <w:t xml:space="preserve"> DockerFile (Al final del archivo).</w:t>
      </w:r>
    </w:p>
    <w:p w14:paraId="41830743" w14:textId="22E0A5CA" w:rsidR="00F61EE1" w:rsidRDefault="00F61EE1">
      <w:pPr>
        <w:rPr>
          <w:b/>
          <w:bCs/>
        </w:rPr>
      </w:pPr>
      <w:r>
        <w:rPr>
          <w:noProof/>
        </w:rPr>
        <w:drawing>
          <wp:inline distT="0" distB="0" distL="0" distR="0" wp14:anchorId="4151B41F" wp14:editId="6847BB13">
            <wp:extent cx="3789218" cy="2439109"/>
            <wp:effectExtent l="0" t="0" r="1905" b="0"/>
            <wp:docPr id="12026130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13001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95606" cy="244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9C02" w14:textId="394CF6AC" w:rsidR="00F61EE1" w:rsidRDefault="00F61EE1">
      <w:r>
        <w:t xml:space="preserve">Ese archivo indicada en la imagen nos permite evitar copiar todas las configuraciones bases y de servicio en cada archivo y </w:t>
      </w:r>
      <w:r w:rsidR="00BA5857">
        <w:t>poder extraer la imagen que hemos subido al Docker hub directamente para aplicar dichas configuraciones.</w:t>
      </w:r>
    </w:p>
    <w:p w14:paraId="0D79617E" w14:textId="06282073" w:rsidR="00A8477E" w:rsidRDefault="00A8477E">
      <w:r>
        <w:t xml:space="preserve">Ej de lo que evitamos </w:t>
      </w:r>
      <w:r>
        <w:sym w:font="Wingdings" w:char="F0E0"/>
      </w:r>
      <w:r>
        <w:t xml:space="preserve"> From Ubuntu + configuraciones, creación de usuarios, etc en cada uno de los contenedores.</w:t>
      </w:r>
    </w:p>
    <w:p w14:paraId="7A9BFF24" w14:textId="03977AF8" w:rsidR="0014282C" w:rsidRPr="00F61EE1" w:rsidRDefault="0014282C">
      <w:r>
        <w:t>Finalidad de esto es construir todo el contenedor con las imágenes que queremos y aplicando dichas configuraciones de S.O., usuarios, configuración del sistema, configuraciones de los servicios, etc. Con menos código y menos lioso.</w:t>
      </w:r>
    </w:p>
    <w:p w14:paraId="591B6234" w14:textId="4D2B057E" w:rsidR="0014282C" w:rsidRPr="00A8477E" w:rsidRDefault="00C517E4" w:rsidP="00F61EE1">
      <w:pPr>
        <w:tabs>
          <w:tab w:val="left" w:pos="5291"/>
        </w:tabs>
      </w:pPr>
      <w:r w:rsidRPr="00C517E4">
        <w:t xml:space="preserve">Nt: SpintBoots  </w:t>
      </w:r>
      <w:r>
        <w:sym w:font="Wingdings" w:char="F0E0"/>
      </w:r>
      <w:r w:rsidRPr="00C517E4">
        <w:t xml:space="preserve"> Desarrollar app con </w:t>
      </w:r>
      <w:r>
        <w:t>java.</w:t>
      </w:r>
    </w:p>
    <w:p w14:paraId="169F94BE" w14:textId="588927A3" w:rsidR="00C517E4" w:rsidRDefault="00721B2C">
      <w:r>
        <w:t>ORM(Investigar)</w:t>
      </w:r>
    </w:p>
    <w:p w14:paraId="60A1AE24" w14:textId="379C8851" w:rsidR="00721B2C" w:rsidRDefault="00721B2C"/>
    <w:p w14:paraId="580B15C6" w14:textId="77777777" w:rsidR="00721B2C" w:rsidRDefault="00721B2C"/>
    <w:p w14:paraId="46CAFFFE" w14:textId="77777777" w:rsidR="00721B2C" w:rsidRDefault="00721B2C"/>
    <w:p w14:paraId="403C1FD8" w14:textId="77777777" w:rsidR="00721B2C" w:rsidRDefault="00721B2C"/>
    <w:p w14:paraId="250CCA71" w14:textId="77777777" w:rsidR="00721B2C" w:rsidRDefault="00721B2C"/>
    <w:p w14:paraId="45769FED" w14:textId="77777777" w:rsidR="00077185" w:rsidRDefault="00721B2C" w:rsidP="00077185">
      <w:pPr>
        <w:pStyle w:val="Ttulo1"/>
      </w:pPr>
      <w:r>
        <w:lastRenderedPageBreak/>
        <w:t>Creación de una nueva estructura</w:t>
      </w:r>
      <w:r w:rsidR="00077185">
        <w:t xml:space="preserve"> (BIEN ESTRUCTURADO)</w:t>
      </w:r>
    </w:p>
    <w:p w14:paraId="6A800C70" w14:textId="2D984408" w:rsidR="00077185" w:rsidRDefault="00077185" w:rsidP="00077185">
      <w:pPr>
        <w:pStyle w:val="Ttulo1"/>
      </w:pPr>
      <w:r>
        <w:rPr>
          <w:noProof/>
        </w:rPr>
        <w:drawing>
          <wp:inline distT="0" distB="0" distL="0" distR="0" wp14:anchorId="0B7C4CF0" wp14:editId="321A48B7">
            <wp:extent cx="1849581" cy="1561775"/>
            <wp:effectExtent l="0" t="0" r="0" b="635"/>
            <wp:docPr id="47450076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00766" name="Imagen 1" descr="Interfaz de usuario gráfica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57429" cy="156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B9BA" w14:textId="35F27EF5" w:rsidR="00077185" w:rsidRDefault="00077185" w:rsidP="00077185">
      <w:r>
        <w:t>CREAMOS una cuenta en Docker HUB</w:t>
      </w:r>
    </w:p>
    <w:p w14:paraId="399AE96E" w14:textId="668073D5" w:rsidR="00077185" w:rsidRDefault="00077185" w:rsidP="00077185">
      <w:r>
        <w:rPr>
          <w:noProof/>
        </w:rPr>
        <w:drawing>
          <wp:inline distT="0" distB="0" distL="0" distR="0" wp14:anchorId="68E89522" wp14:editId="41AF7D3A">
            <wp:extent cx="4752109" cy="1712190"/>
            <wp:effectExtent l="0" t="0" r="0" b="2540"/>
            <wp:docPr id="95377722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77223" name="Imagen 1" descr="Captura de pantalla de computador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57502" cy="171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E8EF" w14:textId="7099F5F0" w:rsidR="00077185" w:rsidRDefault="00077185" w:rsidP="00077185">
      <w:r>
        <w:t>Dentro de dockerfiles añadimos la carpeta base, sgnd y sweb.</w:t>
      </w:r>
    </w:p>
    <w:p w14:paraId="0B3D500D" w14:textId="3E34E2FC" w:rsidR="00077185" w:rsidRDefault="00C463DE" w:rsidP="00077185">
      <w:r>
        <w:rPr>
          <w:noProof/>
        </w:rPr>
        <w:drawing>
          <wp:inline distT="0" distB="0" distL="0" distR="0" wp14:anchorId="0DF4A508" wp14:editId="08D8BE1F">
            <wp:extent cx="3638550" cy="1933575"/>
            <wp:effectExtent l="0" t="0" r="0" b="9525"/>
            <wp:docPr id="705526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263" name="Imagen 1" descr="Interfaz de usuario gráfica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78D4" w14:textId="427B521C" w:rsidR="00C463DE" w:rsidRPr="00077185" w:rsidRDefault="00C463DE" w:rsidP="00077185">
      <w:r>
        <w:t>Con esto hacemos que el Docker compose se centre en la carpeta dockerfiles</w:t>
      </w:r>
      <w:r w:rsidR="00E95ED5">
        <w:t xml:space="preserve"> </w:t>
      </w:r>
    </w:p>
    <w:p w14:paraId="74F6440E" w14:textId="77777777" w:rsidR="00077185" w:rsidRPr="00077185" w:rsidRDefault="00077185" w:rsidP="00077185"/>
    <w:p w14:paraId="16BE5393" w14:textId="77777777" w:rsidR="00721B2C" w:rsidRPr="00721B2C" w:rsidRDefault="00721B2C" w:rsidP="00721B2C"/>
    <w:p w14:paraId="3D523AD0" w14:textId="77777777" w:rsidR="00C463DE" w:rsidRDefault="00C463DE"/>
    <w:p w14:paraId="23CF155E" w14:textId="77777777" w:rsidR="00C463DE" w:rsidRDefault="00C463DE"/>
    <w:p w14:paraId="0F1BFDE9" w14:textId="16A71B4D" w:rsidR="00C517E4" w:rsidRDefault="00077185">
      <w:r>
        <w:t>Dentro del dockerFile de base</w:t>
      </w:r>
    </w:p>
    <w:p w14:paraId="549D7891" w14:textId="05C279FE" w:rsidR="00C517E4" w:rsidRDefault="00C463DE">
      <w:r>
        <w:rPr>
          <w:noProof/>
        </w:rPr>
        <w:drawing>
          <wp:inline distT="0" distB="0" distL="0" distR="0" wp14:anchorId="49A056C4" wp14:editId="2065CE1A">
            <wp:extent cx="5400040" cy="1924050"/>
            <wp:effectExtent l="0" t="0" r="0" b="0"/>
            <wp:docPr id="206140956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09560" name="Imagen 1" descr="Captura de pantalla de computadora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96ED" w14:textId="5766AC71" w:rsidR="001B21BE" w:rsidRDefault="001B21BE">
      <w:r>
        <w:t>Lo subimos al github y lo traemos en nuestra VPS</w:t>
      </w:r>
    </w:p>
    <w:p w14:paraId="1C2F7EB1" w14:textId="524C0D72" w:rsidR="00C16F1D" w:rsidRDefault="001B21BE">
      <w:r>
        <w:rPr>
          <w:noProof/>
        </w:rPr>
        <w:drawing>
          <wp:inline distT="0" distB="0" distL="0" distR="0" wp14:anchorId="0C97437F" wp14:editId="353CFFEE">
            <wp:extent cx="2306781" cy="1902555"/>
            <wp:effectExtent l="0" t="0" r="0" b="2540"/>
            <wp:docPr id="45310582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0582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11725" cy="19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6ACC" w14:textId="68848A86" w:rsidR="00C16F1D" w:rsidRDefault="00C16F1D">
      <w:r>
        <w:t>Ejecutamos un Docker login -u &lt;usuario&gt;</w:t>
      </w:r>
    </w:p>
    <w:p w14:paraId="34FBFBCD" w14:textId="0E4739A3" w:rsidR="00C16F1D" w:rsidRDefault="00C16F1D">
      <w:r>
        <w:rPr>
          <w:noProof/>
        </w:rPr>
        <w:drawing>
          <wp:inline distT="0" distB="0" distL="0" distR="0" wp14:anchorId="5D7AD491" wp14:editId="5738263B">
            <wp:extent cx="5400040" cy="1518285"/>
            <wp:effectExtent l="0" t="0" r="0" b="5715"/>
            <wp:docPr id="2267785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78527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292E" w14:textId="6FE462A2" w:rsidR="00C463DE" w:rsidRDefault="00C463DE">
      <w:r>
        <w:t xml:space="preserve">Ahora vamos a crear la imagen con el comando Docker build </w:t>
      </w:r>
      <w:r w:rsidR="001B21BE">
        <w:t>--build-arg USUARIO=jiahaolinwu (ARG que hemos declarado en el script)</w:t>
      </w:r>
      <w:r>
        <w:t>-f &lt;archivo&gt; -t &lt;usuario</w:t>
      </w:r>
      <w:r w:rsidR="00CA6266">
        <w:t>DeDockerHub</w:t>
      </w:r>
      <w:r>
        <w:t>/nombredeimagen&gt; .</w:t>
      </w:r>
      <w:r w:rsidR="00CA6266">
        <w:t>(Directorio en el que se encuentra la imagen)</w:t>
      </w:r>
    </w:p>
    <w:p w14:paraId="3D3A6380" w14:textId="77777777" w:rsidR="00C16F1D" w:rsidRDefault="00C16F1D"/>
    <w:p w14:paraId="64222CFF" w14:textId="40548B92" w:rsidR="00CB37AA" w:rsidRDefault="00C16F1D">
      <w:r>
        <w:rPr>
          <w:noProof/>
        </w:rPr>
        <w:lastRenderedPageBreak/>
        <w:drawing>
          <wp:inline distT="0" distB="0" distL="0" distR="0" wp14:anchorId="067B45B8" wp14:editId="61EEEDFD">
            <wp:extent cx="5400040" cy="1215390"/>
            <wp:effectExtent l="0" t="0" r="0" b="3810"/>
            <wp:docPr id="21057509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50916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8687" w14:textId="53A01C89" w:rsidR="00C16F1D" w:rsidRDefault="00C16F1D">
      <w:r>
        <w:t>Después realizamos un Docker push &lt;nombre de la imagen&gt;</w:t>
      </w:r>
      <w:r w:rsidR="00EC7917">
        <w:t xml:space="preserve"> para subirlo a nuestro repositorio de Docker hub</w:t>
      </w:r>
    </w:p>
    <w:p w14:paraId="6004B6C4" w14:textId="02098023" w:rsidR="00365C54" w:rsidRDefault="00EC7917">
      <w:r>
        <w:rPr>
          <w:noProof/>
        </w:rPr>
        <w:drawing>
          <wp:inline distT="0" distB="0" distL="0" distR="0" wp14:anchorId="675D9C86" wp14:editId="4B8D2905">
            <wp:extent cx="5400040" cy="1145540"/>
            <wp:effectExtent l="0" t="0" r="0" b="0"/>
            <wp:docPr id="3109416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41691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FBA7" w14:textId="5D808630" w:rsidR="00EC7917" w:rsidRDefault="00EC7917">
      <w:r>
        <w:t>Mi Docker hub</w:t>
      </w:r>
    </w:p>
    <w:p w14:paraId="31B62C05" w14:textId="4C758209" w:rsidR="00EC7917" w:rsidRDefault="00EC7917">
      <w:r>
        <w:rPr>
          <w:noProof/>
        </w:rPr>
        <w:drawing>
          <wp:inline distT="0" distB="0" distL="0" distR="0" wp14:anchorId="530A5F8C" wp14:editId="0CB689A1">
            <wp:extent cx="5400040" cy="1515110"/>
            <wp:effectExtent l="0" t="0" r="0" b="8890"/>
            <wp:docPr id="98241989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19899" name="Imagen 1" descr="Captura de pantalla de un celular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8B1F" w14:textId="51AC17AC" w:rsidR="00B72E9C" w:rsidRDefault="00B72E9C">
      <w:r>
        <w:t>Vemos que tenemos la imagen instalada.</w:t>
      </w:r>
    </w:p>
    <w:p w14:paraId="111E3D98" w14:textId="6091F154" w:rsidR="00C16F1D" w:rsidRDefault="00365C54">
      <w:r>
        <w:t>ARG son variables que van para crear cosas dentro de la imagen (ej usuario, directorio)</w:t>
      </w:r>
      <w:r w:rsidR="00070A2F">
        <w:t>(Pero la imagen tiene que consistir)</w:t>
      </w:r>
      <w:r>
        <w:t xml:space="preserve"> y la ENV es una variable de entorno que va dirigida al contenedor en ejecución</w:t>
      </w:r>
      <w:r w:rsidR="00070A2F">
        <w:t xml:space="preserve"> o en ejemplo es para crear la base de datos de PostgreSQL</w:t>
      </w:r>
      <w:r>
        <w:t>.</w:t>
      </w:r>
    </w:p>
    <w:p w14:paraId="45C0BBBF" w14:textId="77777777" w:rsidR="00CB37AA" w:rsidRDefault="00CB37AA"/>
    <w:p w14:paraId="49FB080A" w14:textId="77777777" w:rsidR="00CA6266" w:rsidRDefault="00CA6266"/>
    <w:p w14:paraId="36EDB9D0" w14:textId="77777777" w:rsidR="00365C54" w:rsidRDefault="00365C54"/>
    <w:p w14:paraId="2B38DCEC" w14:textId="77777777" w:rsidR="00365C54" w:rsidRDefault="00365C54"/>
    <w:p w14:paraId="2D020834" w14:textId="77777777" w:rsidR="00365C54" w:rsidRDefault="00365C54"/>
    <w:p w14:paraId="4E41CD78" w14:textId="77777777" w:rsidR="00365C54" w:rsidRDefault="00365C54"/>
    <w:p w14:paraId="04A96AB4" w14:textId="77777777" w:rsidR="00365C54" w:rsidRDefault="00365C54"/>
    <w:p w14:paraId="6AC514DD" w14:textId="57CAAAFE" w:rsidR="00365C54" w:rsidRDefault="00365C54">
      <w:r>
        <w:t>También se podemos ejecutar la imagen que hemos construido con un</w:t>
      </w:r>
    </w:p>
    <w:p w14:paraId="715A8A45" w14:textId="79749755" w:rsidR="00365C54" w:rsidRDefault="00365C54">
      <w:pPr>
        <w:rPr>
          <w:noProof/>
        </w:rPr>
      </w:pPr>
      <w:r>
        <w:t>“Docker run”</w:t>
      </w:r>
      <w:r w:rsidR="00592E82" w:rsidRPr="00592E82">
        <w:rPr>
          <w:noProof/>
        </w:rPr>
        <w:t xml:space="preserve"> </w:t>
      </w:r>
      <w:r w:rsidR="00592E82">
        <w:rPr>
          <w:noProof/>
        </w:rPr>
        <w:drawing>
          <wp:inline distT="0" distB="0" distL="0" distR="0" wp14:anchorId="0BFE8A53" wp14:editId="011709FC">
            <wp:extent cx="5400040" cy="276860"/>
            <wp:effectExtent l="0" t="0" r="0" b="8890"/>
            <wp:docPr id="1305374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746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417C" w14:textId="5E41ECF0" w:rsidR="00592E82" w:rsidRDefault="00592E82">
      <w:pPr>
        <w:rPr>
          <w:noProof/>
        </w:rPr>
      </w:pPr>
      <w:r>
        <w:rPr>
          <w:noProof/>
        </w:rPr>
        <w:t>Pero el contenedor se muere porque no hay un servicio que lo mantenga vivo</w:t>
      </w:r>
    </w:p>
    <w:p w14:paraId="7D9CE264" w14:textId="299530DF" w:rsidR="00592E82" w:rsidRDefault="00592E82">
      <w:r>
        <w:rPr>
          <w:noProof/>
        </w:rPr>
        <w:drawing>
          <wp:inline distT="0" distB="0" distL="0" distR="0" wp14:anchorId="5B80AD95" wp14:editId="795DC3BF">
            <wp:extent cx="5400040" cy="433705"/>
            <wp:effectExtent l="0" t="0" r="0" b="4445"/>
            <wp:docPr id="415662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620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EEFE" w14:textId="55406E9A" w:rsidR="00B66946" w:rsidRDefault="00B66946">
      <w:r>
        <w:t>Esto es un comando que se queda en ejecución permanente(Hecho en dockerFile de ubbase)</w:t>
      </w:r>
    </w:p>
    <w:p w14:paraId="23ED9928" w14:textId="693219DD" w:rsidR="00592E82" w:rsidRDefault="00B66946">
      <w:r>
        <w:rPr>
          <w:noProof/>
        </w:rPr>
        <w:drawing>
          <wp:inline distT="0" distB="0" distL="0" distR="0" wp14:anchorId="42173330" wp14:editId="3D61570D">
            <wp:extent cx="5400040" cy="2479040"/>
            <wp:effectExtent l="0" t="0" r="0" b="0"/>
            <wp:docPr id="9443466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46640" name="Imagen 1" descr="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0F32" w14:textId="077ADAB8" w:rsidR="00FC781E" w:rsidRDefault="00FC781E">
      <w:r>
        <w:t>Y ahora ya no se cae</w:t>
      </w:r>
      <w:r>
        <w:rPr>
          <w:noProof/>
        </w:rPr>
        <w:drawing>
          <wp:inline distT="0" distB="0" distL="0" distR="0" wp14:anchorId="0F256F68" wp14:editId="7A0FBD13">
            <wp:extent cx="5400040" cy="845185"/>
            <wp:effectExtent l="0" t="0" r="0" b="0"/>
            <wp:docPr id="1611880010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80010" name="Imagen 1" descr="Pantalla de computadora con letras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0653" w14:textId="37380C09" w:rsidR="00B66946" w:rsidRDefault="00B66946">
      <w:r>
        <w:t>Para borrar la imagen hacemos Docker rm ct_base</w:t>
      </w:r>
      <w:r w:rsidR="00FC781E">
        <w:t xml:space="preserve"> (En caso de ser necesario)</w:t>
      </w:r>
    </w:p>
    <w:p w14:paraId="3747BDC6" w14:textId="75CF2725" w:rsidR="00FC781E" w:rsidRDefault="00FC781E">
      <w:r>
        <w:t>Ahora creamos scripts con un directorio nuevo dentro del base que se encarga de configurar el imagen/contenedor</w:t>
      </w:r>
    </w:p>
    <w:p w14:paraId="11A14340" w14:textId="4CEC6C40" w:rsidR="00FC781E" w:rsidRDefault="00FC781E">
      <w:pPr>
        <w:pBdr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 wp14:anchorId="2501A29A" wp14:editId="41555C32">
            <wp:extent cx="5400040" cy="1353185"/>
            <wp:effectExtent l="0" t="0" r="0" b="0"/>
            <wp:docPr id="92543735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37350" name="Imagen 1" descr="Interfaz de usuario gráfica, 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AF2D" w14:textId="77777777" w:rsidR="00E95ED5" w:rsidRDefault="00E95ED5">
      <w:pPr>
        <w:pBdr>
          <w:bottom w:val="single" w:sz="6" w:space="1" w:color="auto"/>
        </w:pBdr>
      </w:pPr>
    </w:p>
    <w:p w14:paraId="5FE35A26" w14:textId="77777777" w:rsidR="00E95ED5" w:rsidRDefault="00E95ED5"/>
    <w:p w14:paraId="1739F6BE" w14:textId="530B85A3" w:rsidR="00E95ED5" w:rsidRDefault="00E95ED5">
      <w:r>
        <w:t>SI TENEMOS CONFIGURACIONES COMPLEJAS LO MEJOR SERÁ CREAR UNA ESTRUCTURA EN LA CARPETA DE DOCKER FILES, EN CASO DE QUE SEA SENCILLO SE PUEDE HACER EN EL ARCHIVO DOCKERFILE.</w:t>
      </w:r>
    </w:p>
    <w:p w14:paraId="1992B5E9" w14:textId="751F66DF" w:rsidR="00E95ED5" w:rsidRDefault="00E95ED5" w:rsidP="00E14B2F">
      <w:pPr>
        <w:jc w:val="center"/>
      </w:pPr>
      <w:r>
        <w:rPr>
          <w:noProof/>
        </w:rPr>
        <w:drawing>
          <wp:inline distT="0" distB="0" distL="0" distR="0" wp14:anchorId="146F22E6" wp14:editId="512209FE">
            <wp:extent cx="1551704" cy="2918129"/>
            <wp:effectExtent l="0" t="0" r="0" b="0"/>
            <wp:docPr id="8641211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211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54898" cy="292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C05A" w14:textId="55AD98CA" w:rsidR="00E95ED5" w:rsidRDefault="00E95ED5">
      <w:r>
        <w:t xml:space="preserve">Por lo tanto, vamos a realizar un cambio y lo programaremos todo con </w:t>
      </w:r>
      <w:r w:rsidR="00E14B2F">
        <w:t>un entrypoint (Script de ejecución que se establece con ruta)</w:t>
      </w:r>
    </w:p>
    <w:p w14:paraId="3A5BEF29" w14:textId="2C45A28D" w:rsidR="00E14B2F" w:rsidRDefault="00E14B2F" w:rsidP="00E14B2F">
      <w:pPr>
        <w:jc w:val="center"/>
      </w:pPr>
      <w:r>
        <w:rPr>
          <w:noProof/>
        </w:rPr>
        <w:drawing>
          <wp:inline distT="0" distB="0" distL="0" distR="0" wp14:anchorId="0679D84A" wp14:editId="0BC3BAF7">
            <wp:extent cx="3864334" cy="535062"/>
            <wp:effectExtent l="0" t="0" r="3175" b="0"/>
            <wp:docPr id="1976459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5996" name="Imagen 1" descr="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97617" cy="5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FD36" w14:textId="4DABE24C" w:rsidR="00E95ED5" w:rsidRDefault="00E14B2F">
      <w:pPr>
        <w:rPr>
          <w:noProof/>
        </w:rPr>
      </w:pPr>
      <w:r>
        <w:t>Por lo tanto, la función del dockerFile será pasar los entrypoints y los scripts dentro del contenedor.</w:t>
      </w:r>
      <w:r w:rsidRPr="00E14B2F">
        <w:rPr>
          <w:noProof/>
        </w:rPr>
        <w:t xml:space="preserve"> </w:t>
      </w:r>
    </w:p>
    <w:p w14:paraId="1931FBC3" w14:textId="5D2E58D2" w:rsidR="00E14B2F" w:rsidRDefault="00E14B2F"/>
    <w:p w14:paraId="71011B83" w14:textId="77777777" w:rsidR="00E95ED5" w:rsidRPr="00E95ED5" w:rsidRDefault="00E95ED5"/>
    <w:p w14:paraId="104F9199" w14:textId="378DC2EE" w:rsidR="00E14B2F" w:rsidRDefault="00365C54">
      <w:r>
        <w:lastRenderedPageBreak/>
        <w:t xml:space="preserve"> </w:t>
      </w:r>
      <w:r w:rsidR="00E14B2F">
        <w:t>Ahora crearemos el directorio en el que enviaremos el script start.sh al directorio que hemos creado en el contenedor y darle permisos de ejecución.</w:t>
      </w:r>
    </w:p>
    <w:p w14:paraId="4776F09C" w14:textId="161A76E3" w:rsidR="00365C54" w:rsidRDefault="00E14B2F">
      <w:r>
        <w:rPr>
          <w:noProof/>
        </w:rPr>
        <w:drawing>
          <wp:inline distT="0" distB="0" distL="0" distR="0" wp14:anchorId="0E552B18" wp14:editId="083B673A">
            <wp:extent cx="5400040" cy="608330"/>
            <wp:effectExtent l="0" t="0" r="0" b="1270"/>
            <wp:docPr id="294688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889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CE22" w14:textId="45532EB0" w:rsidR="00E14B2F" w:rsidRDefault="00E14B2F">
      <w:r>
        <w:t>Por lo tanto ahora haremos lo siguiente</w:t>
      </w:r>
      <w:r w:rsidR="003B12F2">
        <w:t xml:space="preserve"> que es cortar el apartado de la creación de usuarios</w:t>
      </w:r>
    </w:p>
    <w:p w14:paraId="189016EB" w14:textId="50C9F68F" w:rsidR="00E14B2F" w:rsidRDefault="003B12F2">
      <w:r>
        <w:rPr>
          <w:noProof/>
        </w:rPr>
        <w:drawing>
          <wp:inline distT="0" distB="0" distL="0" distR="0" wp14:anchorId="6F04B30C" wp14:editId="18631AD6">
            <wp:extent cx="5400040" cy="1452880"/>
            <wp:effectExtent l="0" t="0" r="0" b="0"/>
            <wp:docPr id="6484478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47883" name="Imagen 1" descr="Text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7892" w14:textId="2A1C6836" w:rsidR="003B12F2" w:rsidRDefault="003B12F2">
      <w:r>
        <w:t>Y dentro del directorio Admin creamos el start.sh y ponemos lo siguiente que es esencial.</w:t>
      </w:r>
    </w:p>
    <w:p w14:paraId="2E20B413" w14:textId="070C0BF1" w:rsidR="003B12F2" w:rsidRPr="003B12F2" w:rsidRDefault="003B12F2">
      <w:pPr>
        <w:rPr>
          <w:b/>
          <w:bCs/>
        </w:rPr>
      </w:pPr>
      <w:r w:rsidRPr="003B12F2">
        <w:rPr>
          <w:b/>
          <w:bCs/>
        </w:rPr>
        <w:t>COMANDO MUY IMPORTANTE</w:t>
      </w:r>
    </w:p>
    <w:p w14:paraId="2C090C89" w14:textId="545B4DCB" w:rsidR="003B12F2" w:rsidRDefault="003B12F2">
      <w:r>
        <w:rPr>
          <w:noProof/>
        </w:rPr>
        <w:drawing>
          <wp:inline distT="0" distB="0" distL="0" distR="0" wp14:anchorId="4DC43E96" wp14:editId="21FA7115">
            <wp:extent cx="5400040" cy="515620"/>
            <wp:effectExtent l="0" t="0" r="0" b="0"/>
            <wp:docPr id="923175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7519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8B62" w14:textId="30EE37CD" w:rsidR="003B12F2" w:rsidRDefault="003B12F2">
      <w:r>
        <w:t>Y en proyectos vamos al Docker-compose y escribimos lo siguiente.</w:t>
      </w:r>
    </w:p>
    <w:p w14:paraId="3F889DEC" w14:textId="0A15595C" w:rsidR="003B12F2" w:rsidRDefault="003B12F2">
      <w:r>
        <w:t>Indicamos el contexto que es Caronte y en Dockerfile indicamos la ruta hacia nuestro archivo dockerfile</w:t>
      </w:r>
    </w:p>
    <w:p w14:paraId="375CA229" w14:textId="4CA37AEC" w:rsidR="003B12F2" w:rsidRDefault="003B12F2">
      <w:r>
        <w:rPr>
          <w:noProof/>
        </w:rPr>
        <w:drawing>
          <wp:inline distT="0" distB="0" distL="0" distR="0" wp14:anchorId="36AF9F61" wp14:editId="4138890B">
            <wp:extent cx="5400040" cy="1170305"/>
            <wp:effectExtent l="0" t="0" r="0" b="0"/>
            <wp:docPr id="18014673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6734" name="Imagen 1" descr="Captura de pantalla de computadora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047F" w14:textId="02F2A6DA" w:rsidR="003B12F2" w:rsidRDefault="003B12F2"/>
    <w:p w14:paraId="58BAF551" w14:textId="77777777" w:rsidR="00C463DE" w:rsidRDefault="00C463DE"/>
    <w:p w14:paraId="291D46DB" w14:textId="77777777" w:rsidR="00C463DE" w:rsidRDefault="00C463DE"/>
    <w:p w14:paraId="130A89AD" w14:textId="77777777" w:rsidR="00C463DE" w:rsidRDefault="00C463DE"/>
    <w:p w14:paraId="03061415" w14:textId="65167888" w:rsidR="00C517E4" w:rsidRDefault="003B12F2">
      <w:r>
        <w:lastRenderedPageBreak/>
        <w:t>Ahora en ubbase vamos a hacer lo siguiente</w:t>
      </w:r>
      <w:r w:rsidR="00DC7D23">
        <w:t>:</w:t>
      </w:r>
    </w:p>
    <w:p w14:paraId="63717AAF" w14:textId="4EE486CC" w:rsidR="00DC7D23" w:rsidRDefault="00DC7D23">
      <w:r>
        <w:t xml:space="preserve">Crear la carpeta /root/amin/base dentro del contenedor. </w:t>
      </w:r>
    </w:p>
    <w:p w14:paraId="1092D5AA" w14:textId="7CDBF425" w:rsidR="00DC7D23" w:rsidRDefault="00DC7D23">
      <w:r>
        <w:t>Luego en el contexto del Docker compose nos encontraremos en Caronte y copiaremos el script start.sh al directorio /root/admin/base de nuestro contenedor que se creará.</w:t>
      </w:r>
    </w:p>
    <w:p w14:paraId="17833BCE" w14:textId="008D95DE" w:rsidR="003B12F2" w:rsidRDefault="00DC7D23" w:rsidP="00DC7D23">
      <w:pPr>
        <w:jc w:val="center"/>
      </w:pPr>
      <w:r>
        <w:rPr>
          <w:noProof/>
        </w:rPr>
        <w:drawing>
          <wp:inline distT="0" distB="0" distL="0" distR="0" wp14:anchorId="52BB25B6" wp14:editId="4F00C6E9">
            <wp:extent cx="4556098" cy="1708537"/>
            <wp:effectExtent l="0" t="0" r="0" b="6350"/>
            <wp:docPr id="14591184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18435" name="Imagen 1" descr="Text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61083" cy="171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4010" w14:textId="4837AD72" w:rsidR="00DC7D23" w:rsidRDefault="00DC7D23" w:rsidP="00DC7D23">
      <w:r>
        <w:t>Con el comando WORKDIR podemos fijar el directorio base del contenedor haciéndonos más fácil todo el trabajo.</w:t>
      </w:r>
    </w:p>
    <w:p w14:paraId="564DD733" w14:textId="556E9BA2" w:rsidR="00DC7D23" w:rsidRDefault="00DC7D23" w:rsidP="00DC7D23">
      <w:r>
        <w:rPr>
          <w:noProof/>
        </w:rPr>
        <w:drawing>
          <wp:inline distT="0" distB="0" distL="0" distR="0" wp14:anchorId="0F557085" wp14:editId="7F2B11E2">
            <wp:extent cx="5400040" cy="1454785"/>
            <wp:effectExtent l="0" t="0" r="0" b="0"/>
            <wp:docPr id="21431258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25843" name="Imagen 1" descr="Texto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B0CE" w14:textId="309B37FB" w:rsidR="00DC7D23" w:rsidRDefault="00DC7D23" w:rsidP="00DC7D23">
      <w:r>
        <w:t>Y añadimos el entrypoint</w:t>
      </w:r>
    </w:p>
    <w:p w14:paraId="43BCEAE8" w14:textId="3EEA6ADE" w:rsidR="00DC7D23" w:rsidRDefault="00DC7D23" w:rsidP="00DC7D23">
      <w:r>
        <w:rPr>
          <w:noProof/>
        </w:rPr>
        <w:drawing>
          <wp:inline distT="0" distB="0" distL="0" distR="0" wp14:anchorId="4212A402" wp14:editId="2146FBF1">
            <wp:extent cx="5400040" cy="1442085"/>
            <wp:effectExtent l="0" t="0" r="0" b="5715"/>
            <wp:docPr id="14260147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14750" name="Imagen 1" descr="Texto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4CE5" w14:textId="77777777" w:rsidR="00DC7D23" w:rsidRDefault="00DC7D23" w:rsidP="00DC7D23">
      <w:pPr>
        <w:jc w:val="center"/>
      </w:pPr>
    </w:p>
    <w:p w14:paraId="107E9E69" w14:textId="77777777" w:rsidR="00C517E4" w:rsidRDefault="00C517E4"/>
    <w:p w14:paraId="7FA967E9" w14:textId="77777777" w:rsidR="00C517E4" w:rsidRDefault="00C517E4"/>
    <w:p w14:paraId="4D5E1CAF" w14:textId="0BB18DE0" w:rsidR="00F368C6" w:rsidRDefault="00F368C6">
      <w:r>
        <w:lastRenderedPageBreak/>
        <w:t>Ahora lo subimos a nuestro github</w:t>
      </w:r>
    </w:p>
    <w:p w14:paraId="4FEE01DB" w14:textId="42C6F501" w:rsidR="00F368C6" w:rsidRDefault="00F368C6">
      <w:r>
        <w:rPr>
          <w:noProof/>
        </w:rPr>
        <w:drawing>
          <wp:inline distT="0" distB="0" distL="0" distR="0" wp14:anchorId="65B20B64" wp14:editId="7C54955F">
            <wp:extent cx="2868485" cy="2934032"/>
            <wp:effectExtent l="0" t="0" r="8255" b="0"/>
            <wp:docPr id="1616470357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70357" name="Imagen 1" descr="Imagen de la pantalla de un celular con letras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14864" cy="298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EF4D" w14:textId="4CB2071D" w:rsidR="00F368C6" w:rsidRDefault="00F368C6">
      <w:r>
        <w:t>Y lo tenemos en nuestra VPS</w:t>
      </w:r>
    </w:p>
    <w:p w14:paraId="5DDB5BFE" w14:textId="1C88C5CF" w:rsidR="00F368C6" w:rsidRDefault="00F368C6">
      <w:r>
        <w:rPr>
          <w:noProof/>
        </w:rPr>
        <w:drawing>
          <wp:inline distT="0" distB="0" distL="0" distR="0" wp14:anchorId="46194840" wp14:editId="1B61C3CF">
            <wp:extent cx="5400040" cy="2527935"/>
            <wp:effectExtent l="0" t="0" r="0" b="5715"/>
            <wp:docPr id="14004913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91319" name="Imagen 1" descr="Texto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BF16" w14:textId="11143E46" w:rsidR="00F368C6" w:rsidRDefault="00F368C6">
      <w:r>
        <w:t>Ahora instalamos el tree</w:t>
      </w:r>
    </w:p>
    <w:p w14:paraId="52D3DAA2" w14:textId="0FC06C95" w:rsidR="00F368C6" w:rsidRDefault="00F368C6">
      <w:r>
        <w:rPr>
          <w:noProof/>
        </w:rPr>
        <w:drawing>
          <wp:inline distT="0" distB="0" distL="0" distR="0" wp14:anchorId="6E906013" wp14:editId="1871EF6A">
            <wp:extent cx="5400040" cy="1411605"/>
            <wp:effectExtent l="0" t="0" r="0" b="0"/>
            <wp:docPr id="14229211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21137" name="Imagen 1" descr="Texto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108A" w14:textId="3EBC543A" w:rsidR="00F368C6" w:rsidRDefault="00F368C6">
      <w:r>
        <w:lastRenderedPageBreak/>
        <w:t>Ahora podemos ver la estructura de nuestra carpeta</w:t>
      </w:r>
    </w:p>
    <w:p w14:paraId="1CEC3C02" w14:textId="3E2D09F7" w:rsidR="00F368C6" w:rsidRDefault="00F368C6">
      <w:r>
        <w:rPr>
          <w:noProof/>
        </w:rPr>
        <w:drawing>
          <wp:inline distT="0" distB="0" distL="0" distR="0" wp14:anchorId="60E41169" wp14:editId="4FA9B981">
            <wp:extent cx="4208387" cy="2830665"/>
            <wp:effectExtent l="0" t="0" r="1905" b="8255"/>
            <wp:docPr id="7408445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44532" name="Imagen 1" descr="Texto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14333" cy="28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9482" w14:textId="1AED3103" w:rsidR="00F368C6" w:rsidRDefault="00F368C6">
      <w:r>
        <w:t xml:space="preserve">Ahora accedemos al deploy y paramos el compose </w:t>
      </w:r>
    </w:p>
    <w:p w14:paraId="2D5612F2" w14:textId="27FD799B" w:rsidR="00F368C6" w:rsidRDefault="00F368C6">
      <w:r>
        <w:rPr>
          <w:noProof/>
        </w:rPr>
        <w:drawing>
          <wp:inline distT="0" distB="0" distL="0" distR="0" wp14:anchorId="422EEAE0" wp14:editId="6E282C7A">
            <wp:extent cx="5400040" cy="541655"/>
            <wp:effectExtent l="0" t="0" r="0" b="0"/>
            <wp:docPr id="1246650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5060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5801" w14:textId="65192969" w:rsidR="00F368C6" w:rsidRDefault="00F368C6">
      <w:r>
        <w:t>Y</w:t>
      </w:r>
      <w:r w:rsidR="005D1533">
        <w:t xml:space="preserve"> comenzamos un Docker compose</w:t>
      </w:r>
    </w:p>
    <w:p w14:paraId="4028AB28" w14:textId="6F17028D" w:rsidR="005D1533" w:rsidRDefault="005D1533">
      <w:r>
        <w:rPr>
          <w:noProof/>
        </w:rPr>
        <w:drawing>
          <wp:inline distT="0" distB="0" distL="0" distR="0" wp14:anchorId="60C9D26F" wp14:editId="7226A02E">
            <wp:extent cx="5400040" cy="2908935"/>
            <wp:effectExtent l="0" t="0" r="0" b="5715"/>
            <wp:docPr id="210070027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00270" name="Imagen 1" descr="Captura de pantalla de computadora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C37C" w14:textId="77777777" w:rsidR="005D1533" w:rsidRDefault="005D1533"/>
    <w:p w14:paraId="56752E87" w14:textId="77777777" w:rsidR="005D1533" w:rsidRDefault="005D1533"/>
    <w:p w14:paraId="15787968" w14:textId="46109E71" w:rsidR="005D1533" w:rsidRDefault="005D1533">
      <w:r>
        <w:lastRenderedPageBreak/>
        <w:t>Entramos al contenedor</w:t>
      </w:r>
    </w:p>
    <w:p w14:paraId="53CC9205" w14:textId="3929082E" w:rsidR="005D1533" w:rsidRDefault="005D1533">
      <w:r>
        <w:rPr>
          <w:noProof/>
        </w:rPr>
        <w:drawing>
          <wp:inline distT="0" distB="0" distL="0" distR="0" wp14:anchorId="6C2F3197" wp14:editId="1E3A7D40">
            <wp:extent cx="5400040" cy="297180"/>
            <wp:effectExtent l="0" t="0" r="0" b="7620"/>
            <wp:docPr id="1138807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0745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F542" w14:textId="4F39EF06" w:rsidR="005D1533" w:rsidRDefault="005D1533">
      <w:r>
        <w:t xml:space="preserve">AHORA EN NUESTRO EQUIPO LOCAL </w:t>
      </w:r>
    </w:p>
    <w:p w14:paraId="42D84B5F" w14:textId="7F75EC6B" w:rsidR="005D1533" w:rsidRDefault="00EC5F26">
      <w:r>
        <w:t>En</w:t>
      </w:r>
      <w:r w:rsidR="00CF2F2A">
        <w:t xml:space="preserve"> start.sh añadimos los usuarios mediante funciones</w:t>
      </w:r>
    </w:p>
    <w:p w14:paraId="79292E11" w14:textId="5A841F6D" w:rsidR="00CF2F2A" w:rsidRDefault="00CF2F2A">
      <w:r>
        <w:rPr>
          <w:noProof/>
        </w:rPr>
        <w:drawing>
          <wp:inline distT="0" distB="0" distL="0" distR="0" wp14:anchorId="19B68A57" wp14:editId="3F099672">
            <wp:extent cx="5400040" cy="1601470"/>
            <wp:effectExtent l="0" t="0" r="0" b="0"/>
            <wp:docPr id="3814292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29223" name="Imagen 1" descr="Texto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BD7E" w14:textId="4CFCD6FE" w:rsidR="00CF2F2A" w:rsidRDefault="00CF2F2A">
      <w:r>
        <w:rPr>
          <w:noProof/>
        </w:rPr>
        <w:drawing>
          <wp:inline distT="0" distB="0" distL="0" distR="0" wp14:anchorId="1AD0A1D2" wp14:editId="4FB68FA5">
            <wp:extent cx="5400040" cy="2531745"/>
            <wp:effectExtent l="0" t="0" r="0" b="1905"/>
            <wp:docPr id="1340447750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47750" name="Imagen 1" descr="Imagen que contiene Diagrama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A839" w14:textId="22F98486" w:rsidR="00CF2F2A" w:rsidRDefault="00CF2F2A">
      <w:r>
        <w:t>Lo subimos a la VPS y hacemos el pull</w:t>
      </w:r>
    </w:p>
    <w:p w14:paraId="7C1C3B4B" w14:textId="2895D1B1" w:rsidR="00CF2F2A" w:rsidRDefault="00CF2F2A">
      <w:r>
        <w:t>Y lanzamos la compilación de nuevo</w:t>
      </w:r>
    </w:p>
    <w:p w14:paraId="35ED8E03" w14:textId="31D74524" w:rsidR="00CF2F2A" w:rsidRDefault="009D4080">
      <w:r>
        <w:rPr>
          <w:noProof/>
        </w:rPr>
        <w:drawing>
          <wp:inline distT="0" distB="0" distL="0" distR="0" wp14:anchorId="2A843B2A" wp14:editId="2FDDA94C">
            <wp:extent cx="5400040" cy="1783080"/>
            <wp:effectExtent l="0" t="0" r="0" b="7620"/>
            <wp:docPr id="12860838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83881" name="Imagen 1" descr="Texto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3E69" w14:textId="4F0BEE54" w:rsidR="009D4080" w:rsidRDefault="009D4080">
      <w:r>
        <w:lastRenderedPageBreak/>
        <w:t>Y si entramos y hacemos un cat a /etc/passwd</w:t>
      </w:r>
    </w:p>
    <w:p w14:paraId="2A094E5F" w14:textId="2736DC9C" w:rsidR="009D4080" w:rsidRDefault="009D4080">
      <w:r>
        <w:rPr>
          <w:noProof/>
        </w:rPr>
        <w:drawing>
          <wp:inline distT="0" distB="0" distL="0" distR="0" wp14:anchorId="7EBA18F2" wp14:editId="6D626740">
            <wp:extent cx="5400040" cy="2225675"/>
            <wp:effectExtent l="0" t="0" r="0" b="3175"/>
            <wp:docPr id="21105685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68530" name="Imagen 1" descr="Texto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9222" w14:textId="4AC43853" w:rsidR="009D4080" w:rsidRDefault="009D4080">
      <w:r>
        <w:t>Podemos observar que se ha creado el usuario indicado en el script.</w:t>
      </w:r>
    </w:p>
    <w:p w14:paraId="0E5856AC" w14:textId="29333DC2" w:rsidR="009D4080" w:rsidRDefault="009D4080">
      <w:pPr>
        <w:rPr>
          <w:sz w:val="32"/>
          <w:szCs w:val="32"/>
        </w:rPr>
      </w:pPr>
      <w:r w:rsidRPr="009D4080">
        <w:rPr>
          <w:sz w:val="32"/>
          <w:szCs w:val="32"/>
        </w:rPr>
        <w:t>AHORA VAMOS A CREAR UN VARIABLE DE ENTORNO</w:t>
      </w:r>
    </w:p>
    <w:p w14:paraId="44BDD4DB" w14:textId="07922724" w:rsidR="009D4080" w:rsidRDefault="009D4080">
      <w:r>
        <w:t>En ubbase</w:t>
      </w:r>
    </w:p>
    <w:p w14:paraId="143D5454" w14:textId="40725E6E" w:rsidR="009D4080" w:rsidRDefault="009D408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E9D7BB9" wp14:editId="01DADD30">
            <wp:extent cx="5400040" cy="748030"/>
            <wp:effectExtent l="0" t="0" r="0" b="0"/>
            <wp:docPr id="77064236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42361" name="Imagen 1" descr="Interfaz de usuario gráfica, Texto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E5B2" w14:textId="1A332CEA" w:rsidR="009D4080" w:rsidRDefault="009D4080">
      <w:r>
        <w:t>En el Docker compose</w:t>
      </w:r>
    </w:p>
    <w:p w14:paraId="427A0CDB" w14:textId="6DF9B038" w:rsidR="009D4080" w:rsidRDefault="009D408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EEA43B1" wp14:editId="14816C5F">
            <wp:extent cx="5400040" cy="765175"/>
            <wp:effectExtent l="0" t="0" r="0" b="0"/>
            <wp:docPr id="27041537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15373" name="Imagen 1" descr="Interfaz de usuario gráfica, Texto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7857" w14:textId="1E3AE3DD" w:rsidR="009D4080" w:rsidRDefault="009D4080">
      <w:pPr>
        <w:rPr>
          <w:sz w:val="22"/>
          <w:szCs w:val="22"/>
        </w:rPr>
      </w:pPr>
      <w:r>
        <w:rPr>
          <w:sz w:val="22"/>
          <w:szCs w:val="22"/>
        </w:rPr>
        <w:t>Ahora en start.sh aplicamos los variables de entorno</w:t>
      </w:r>
    </w:p>
    <w:p w14:paraId="5E45C8DE" w14:textId="25142FCC" w:rsidR="009D4080" w:rsidRDefault="009D4080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127A68B3" wp14:editId="7A7CD61F">
            <wp:extent cx="5400040" cy="1498600"/>
            <wp:effectExtent l="0" t="0" r="0" b="6350"/>
            <wp:docPr id="17694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04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DEAF" w14:textId="486D33F3" w:rsidR="009D4080" w:rsidRDefault="009D4080">
      <w:pPr>
        <w:rPr>
          <w:sz w:val="22"/>
          <w:szCs w:val="22"/>
        </w:rPr>
      </w:pPr>
      <w:r>
        <w:rPr>
          <w:sz w:val="22"/>
          <w:szCs w:val="22"/>
        </w:rPr>
        <w:t>Pero no funcionará porque como se ejecuta dentro del contenedor tendremos que crearlo con el variable de entrono ENV que se crea dentro del contenedor</w:t>
      </w:r>
    </w:p>
    <w:p w14:paraId="38FB9DFD" w14:textId="27E8BFA3" w:rsidR="00970B49" w:rsidRDefault="00DF0796">
      <w:pPr>
        <w:rPr>
          <w:sz w:val="22"/>
          <w:szCs w:val="22"/>
        </w:rPr>
      </w:pPr>
      <w:r>
        <w:rPr>
          <w:sz w:val="22"/>
          <w:szCs w:val="22"/>
        </w:rPr>
        <w:lastRenderedPageBreak/>
        <w:t>CREACIÓN DE LA VARIABLE DE ENTORNO</w:t>
      </w:r>
      <w:r>
        <w:rPr>
          <w:noProof/>
        </w:rPr>
        <w:drawing>
          <wp:inline distT="0" distB="0" distL="0" distR="0" wp14:anchorId="4F946C52" wp14:editId="79F86E31">
            <wp:extent cx="5400040" cy="1574800"/>
            <wp:effectExtent l="0" t="0" r="0" b="6350"/>
            <wp:docPr id="1423884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8427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ACC2" w14:textId="51509F3A" w:rsidR="00970B49" w:rsidRDefault="00970B49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6CC78DD1" wp14:editId="63798878">
            <wp:extent cx="4800600" cy="2589411"/>
            <wp:effectExtent l="0" t="0" r="0" b="1905"/>
            <wp:docPr id="5208693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69310" name="Imagen 1" descr="Texto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05607" cy="259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AE20" w14:textId="3E1FCD2B" w:rsidR="00654EC4" w:rsidRPr="00FA550C" w:rsidRDefault="00654EC4">
      <w:pPr>
        <w:rPr>
          <w:sz w:val="22"/>
          <w:szCs w:val="22"/>
          <w:u w:val="single"/>
        </w:rPr>
      </w:pPr>
      <w:r>
        <w:rPr>
          <w:sz w:val="22"/>
          <w:szCs w:val="22"/>
        </w:rPr>
        <w:t>Ahora vamos a comentar ARG y vamos a añadir environment para que se haga los cambios de variables de entorno del script que se ejecuta dentro del Docker compose</w:t>
      </w:r>
      <w:r w:rsidR="00FA550C">
        <w:rPr>
          <w:sz w:val="22"/>
          <w:szCs w:val="22"/>
        </w:rPr>
        <w:t xml:space="preserve"> es decir nos sirve para el archivo start.sh</w:t>
      </w:r>
    </w:p>
    <w:p w14:paraId="639EC868" w14:textId="642FF3ED" w:rsidR="00FA550C" w:rsidRDefault="00FA550C">
      <w:pPr>
        <w:rPr>
          <w:sz w:val="22"/>
          <w:szCs w:val="22"/>
        </w:rPr>
      </w:pPr>
      <w:r>
        <w:rPr>
          <w:sz w:val="22"/>
          <w:szCs w:val="22"/>
        </w:rPr>
        <w:t xml:space="preserve">Nota </w:t>
      </w:r>
      <w:r w:rsidRPr="00FA550C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Environment y container-name esta fuera del build</w:t>
      </w:r>
    </w:p>
    <w:p w14:paraId="25123FF3" w14:textId="55C9F4BF" w:rsidR="00654EC4" w:rsidRDefault="00FA550C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3FBF23AB" wp14:editId="2E6E3386">
            <wp:extent cx="3498470" cy="2643188"/>
            <wp:effectExtent l="0" t="0" r="6985" b="5080"/>
            <wp:docPr id="20416720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72048" name="Imagen 1" descr="Texto&#10;&#10;El contenido generado por IA puede ser incorrec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02646" cy="264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CF07" w14:textId="43212741" w:rsidR="00654EC4" w:rsidRDefault="00654EC4">
      <w:pPr>
        <w:rPr>
          <w:sz w:val="22"/>
          <w:szCs w:val="22"/>
        </w:rPr>
      </w:pPr>
      <w:r>
        <w:rPr>
          <w:sz w:val="22"/>
          <w:szCs w:val="22"/>
        </w:rPr>
        <w:lastRenderedPageBreak/>
        <w:t>Ahora levantamos el contenedor</w:t>
      </w:r>
      <w:r w:rsidR="00FA550C">
        <w:rPr>
          <w:sz w:val="22"/>
          <w:szCs w:val="22"/>
        </w:rPr>
        <w:t xml:space="preserve"> que podemos observar que esta todo montado</w:t>
      </w:r>
    </w:p>
    <w:p w14:paraId="730D683B" w14:textId="3D4C33C3" w:rsidR="00FA550C" w:rsidRDefault="00FA550C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2F6A9795" wp14:editId="6F2A61DC">
            <wp:extent cx="5400040" cy="2416810"/>
            <wp:effectExtent l="0" t="0" r="0" b="2540"/>
            <wp:docPr id="16368081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08179" name="Imagen 1" descr="Texto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6A66" w14:textId="6EE8E919" w:rsidR="00FA550C" w:rsidRDefault="00FA550C">
      <w:pPr>
        <w:rPr>
          <w:sz w:val="22"/>
          <w:szCs w:val="22"/>
        </w:rPr>
      </w:pPr>
      <w:r>
        <w:rPr>
          <w:sz w:val="22"/>
          <w:szCs w:val="22"/>
        </w:rPr>
        <w:t>(El comando para eliminar es Docker compose down --rmi all)</w:t>
      </w:r>
    </w:p>
    <w:p w14:paraId="7FB99562" w14:textId="6E2AAAA2" w:rsidR="00FA550C" w:rsidRDefault="00FA550C">
      <w:pPr>
        <w:rPr>
          <w:sz w:val="22"/>
          <w:szCs w:val="22"/>
        </w:rPr>
      </w:pPr>
      <w:r>
        <w:rPr>
          <w:sz w:val="22"/>
          <w:szCs w:val="22"/>
        </w:rPr>
        <w:t>Ahora añadiremos que la contraseña también se realice por variable de entorno</w:t>
      </w:r>
    </w:p>
    <w:p w14:paraId="53A12137" w14:textId="3CBDE03A" w:rsidR="00FA550C" w:rsidRDefault="00174C74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5B4FEB35" wp14:editId="528E134C">
            <wp:extent cx="5400040" cy="1646555"/>
            <wp:effectExtent l="0" t="0" r="0" b="0"/>
            <wp:docPr id="29450177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01775" name="Imagen 1" descr="Interfaz de usuario gráfica, Texto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926B" w14:textId="04B9A52F" w:rsidR="00174C74" w:rsidRDefault="00174C74">
      <w:pPr>
        <w:rPr>
          <w:sz w:val="22"/>
          <w:szCs w:val="22"/>
        </w:rPr>
      </w:pPr>
      <w:r>
        <w:rPr>
          <w:sz w:val="22"/>
          <w:szCs w:val="22"/>
        </w:rPr>
        <w:t>Lo subimos</w:t>
      </w:r>
    </w:p>
    <w:p w14:paraId="3D523A33" w14:textId="59C480E7" w:rsidR="00174C74" w:rsidRDefault="00174C74">
      <w:pPr>
        <w:rPr>
          <w:sz w:val="22"/>
          <w:szCs w:val="22"/>
        </w:rPr>
      </w:pPr>
      <w:r>
        <w:rPr>
          <w:sz w:val="22"/>
          <w:szCs w:val="22"/>
        </w:rPr>
        <w:t>Y vamos a ejecutar el script que realizamos previamente</w:t>
      </w:r>
    </w:p>
    <w:p w14:paraId="197AE9DE" w14:textId="006AA41D" w:rsidR="00174C74" w:rsidRDefault="00174C74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1626A3D6" wp14:editId="74A2CC67">
            <wp:extent cx="5400040" cy="2426970"/>
            <wp:effectExtent l="0" t="0" r="0" b="0"/>
            <wp:docPr id="17244552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55295" name="Imagen 1" descr="Texto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0F9C" w14:textId="3A2AE562" w:rsidR="00174C74" w:rsidRDefault="00174C74">
      <w:pPr>
        <w:rPr>
          <w:sz w:val="22"/>
          <w:szCs w:val="22"/>
        </w:rPr>
      </w:pPr>
      <w:r>
        <w:rPr>
          <w:sz w:val="22"/>
          <w:szCs w:val="22"/>
        </w:rPr>
        <w:lastRenderedPageBreak/>
        <w:t>Lo que contiene el script</w:t>
      </w:r>
    </w:p>
    <w:p w14:paraId="3AD1CE18" w14:textId="11298A5D" w:rsidR="00174C74" w:rsidRDefault="00174C74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01ADD380" wp14:editId="681B0C4C">
            <wp:extent cx="5400040" cy="904240"/>
            <wp:effectExtent l="0" t="0" r="0" b="0"/>
            <wp:docPr id="7397373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37369" name="Imagen 1" descr="Texto&#10;&#10;El contenido generado por IA puede ser incorrec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FF53" w14:textId="12AD6E80" w:rsidR="00174C74" w:rsidRDefault="00A4718D">
      <w:pPr>
        <w:rPr>
          <w:sz w:val="22"/>
          <w:szCs w:val="22"/>
        </w:rPr>
      </w:pPr>
      <w:r>
        <w:rPr>
          <w:sz w:val="22"/>
          <w:szCs w:val="22"/>
        </w:rPr>
        <w:t>Script para comprobar el usuario creado mediante el variable de entorno</w:t>
      </w:r>
    </w:p>
    <w:p w14:paraId="48C0659E" w14:textId="41003B50" w:rsidR="00D0329D" w:rsidRDefault="00D0329D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40F0557D" wp14:editId="153D6899">
            <wp:extent cx="5400040" cy="3357880"/>
            <wp:effectExtent l="0" t="0" r="0" b="0"/>
            <wp:docPr id="6669877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87766" name="Imagen 1" descr="Texto&#10;&#10;El contenido generado por IA puede ser incorrec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5510" w14:textId="6DDC7305" w:rsidR="00A4718D" w:rsidRDefault="00A4718D">
      <w:pPr>
        <w:rPr>
          <w:sz w:val="22"/>
          <w:szCs w:val="22"/>
        </w:rPr>
      </w:pPr>
      <w:r>
        <w:rPr>
          <w:sz w:val="22"/>
          <w:szCs w:val="22"/>
        </w:rPr>
        <w:t>Creamos un volumen para el log</w:t>
      </w:r>
    </w:p>
    <w:p w14:paraId="3607DC82" w14:textId="01370A30" w:rsidR="00A4718D" w:rsidRDefault="00A4718D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378E8903" wp14:editId="3F00501A">
            <wp:extent cx="2779985" cy="2676832"/>
            <wp:effectExtent l="0" t="0" r="1905" b="0"/>
            <wp:docPr id="4965512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51226" name="Imagen 1" descr="Texto&#10;&#10;El contenido generado por IA puede ser incorrec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85119" cy="268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1FDB" w14:textId="49AAB85A" w:rsidR="000E780E" w:rsidRDefault="000E780E" w:rsidP="000E780E">
      <w:pPr>
        <w:pStyle w:val="Subttulo"/>
      </w:pPr>
      <w:r>
        <w:lastRenderedPageBreak/>
        <w:t>12/11/2025</w:t>
      </w:r>
    </w:p>
    <w:p w14:paraId="6DDFD906" w14:textId="3BC8273B" w:rsidR="000E780E" w:rsidRDefault="000E780E" w:rsidP="000E780E">
      <w:r>
        <w:t>Vamos a configurar el .bashrc</w:t>
      </w:r>
    </w:p>
    <w:p w14:paraId="7A2D0435" w14:textId="2660F97C" w:rsidR="000E780E" w:rsidRDefault="000E780E" w:rsidP="000E780E">
      <w:r>
        <w:rPr>
          <w:noProof/>
        </w:rPr>
        <w:drawing>
          <wp:inline distT="0" distB="0" distL="0" distR="0" wp14:anchorId="714FC038" wp14:editId="0CC0889E">
            <wp:extent cx="5400040" cy="787400"/>
            <wp:effectExtent l="0" t="0" r="0" b="0"/>
            <wp:docPr id="179171917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19176" name="Imagen 1" descr="Interfaz de usuario gráfica, Texto&#10;&#10;El contenido generado por IA puede ser incorrecto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8A12" w14:textId="6AA8DD03" w:rsidR="000E780E" w:rsidRDefault="000E780E" w:rsidP="000E780E">
      <w:r>
        <w:t xml:space="preserve">Es en prompt que crea un variable de entorno en el que indica que </w:t>
      </w:r>
    </w:p>
    <w:p w14:paraId="0300716F" w14:textId="0A0DD20F" w:rsidR="00A4718D" w:rsidRDefault="000E780E">
      <w:r>
        <w:t xml:space="preserve">\u </w:t>
      </w:r>
      <w:r>
        <w:sym w:font="Wingdings" w:char="F0E0"/>
      </w:r>
      <w:r>
        <w:t xml:space="preserve"> Usuario; W\</w:t>
      </w:r>
      <w:r>
        <w:sym w:font="Wingdings" w:char="F0E0"/>
      </w:r>
      <w:r>
        <w:t xml:space="preserve"> Nombre del directorio actual; $ </w:t>
      </w:r>
      <w:r>
        <w:sym w:font="Wingdings" w:char="F0E0"/>
      </w:r>
      <w:r>
        <w:t xml:space="preserve"> Indica si eres root o no.</w:t>
      </w:r>
    </w:p>
    <w:p w14:paraId="65B47698" w14:textId="795C6389" w:rsidR="006B6F68" w:rsidRDefault="006B6F68">
      <w:r>
        <w:t>CREAR UN LOG DE COMPROBACIÓN DE DIRECTORIO HOME</w:t>
      </w:r>
      <w:r>
        <w:tab/>
      </w:r>
    </w:p>
    <w:p w14:paraId="48CC2DA7" w14:textId="6CAEF63D" w:rsidR="008C6DEC" w:rsidRDefault="008C6DEC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0F29788D" wp14:editId="5F0A1C0B">
            <wp:extent cx="4181168" cy="2248410"/>
            <wp:effectExtent l="0" t="0" r="0" b="0"/>
            <wp:docPr id="16866377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37753" name="Imagen 1" descr="Texto&#10;&#10;El contenido generado por IA puede ser incorrec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185493" cy="225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C8E0" w14:textId="42A91379" w:rsidR="008C6DEC" w:rsidRDefault="008C6DEC">
      <w:pPr>
        <w:rPr>
          <w:sz w:val="22"/>
          <w:szCs w:val="22"/>
        </w:rPr>
      </w:pPr>
      <w:r>
        <w:rPr>
          <w:sz w:val="22"/>
          <w:szCs w:val="22"/>
        </w:rPr>
        <w:t>Ahora a hacer el pull y comprobar que funcione parando y iniciando el compose</w:t>
      </w:r>
    </w:p>
    <w:p w14:paraId="66AECFAF" w14:textId="33EA93C2" w:rsidR="008C6DEC" w:rsidRDefault="008C6DEC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49334B4C" wp14:editId="73D19B25">
            <wp:extent cx="5400040" cy="449580"/>
            <wp:effectExtent l="0" t="0" r="0" b="7620"/>
            <wp:docPr id="72642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227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F4A4" w14:textId="281E9CCF" w:rsidR="008C6DEC" w:rsidRDefault="008C6DEC">
      <w:pPr>
        <w:rPr>
          <w:sz w:val="22"/>
          <w:szCs w:val="22"/>
        </w:rPr>
      </w:pPr>
      <w:r>
        <w:rPr>
          <w:sz w:val="22"/>
          <w:szCs w:val="22"/>
        </w:rPr>
        <w:t>Levantamos el contenedor</w:t>
      </w:r>
    </w:p>
    <w:p w14:paraId="7533CB04" w14:textId="1BD04907" w:rsidR="008C6DEC" w:rsidRDefault="008C6DEC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208E63D1" wp14:editId="3E930136">
            <wp:extent cx="5400040" cy="656590"/>
            <wp:effectExtent l="0" t="0" r="0" b="0"/>
            <wp:docPr id="762119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1902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4782" w14:textId="0FB80466" w:rsidR="008C6DEC" w:rsidRDefault="008C6DEC">
      <w:pPr>
        <w:rPr>
          <w:sz w:val="22"/>
          <w:szCs w:val="22"/>
        </w:rPr>
      </w:pPr>
      <w:r>
        <w:rPr>
          <w:sz w:val="22"/>
          <w:szCs w:val="22"/>
        </w:rPr>
        <w:t>Y podemos observar que se ha comprobado que no existe y se ha creado correctamente</w:t>
      </w:r>
    </w:p>
    <w:p w14:paraId="4A5C607E" w14:textId="7D86CEF1" w:rsidR="008C6DEC" w:rsidRDefault="008C6DEC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37BDE0B9" wp14:editId="0FDB5219">
            <wp:extent cx="5400040" cy="1064260"/>
            <wp:effectExtent l="0" t="0" r="0" b="2540"/>
            <wp:docPr id="199924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418" name="Imagen 1" descr="Texto&#10;&#10;El contenido generado por IA puede ser incorrec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F5E7" w14:textId="07FD4587" w:rsidR="008C6DEC" w:rsidRDefault="00367165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A610391" wp14:editId="70792826">
            <wp:extent cx="5400040" cy="934085"/>
            <wp:effectExtent l="0" t="0" r="0" b="0"/>
            <wp:docPr id="18531563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56391" name="Imagen 1" descr="Texto&#10;&#10;El contenido generado por IA puede ser incorrec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63B3" w14:textId="007DEEB8" w:rsidR="00FA550C" w:rsidRDefault="00FA61F5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7A3BC947" wp14:editId="175B06F6">
            <wp:extent cx="5400040" cy="2269490"/>
            <wp:effectExtent l="0" t="0" r="0" b="0"/>
            <wp:docPr id="11843078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07881" name="Imagen 1" descr="Texto&#10;&#10;El contenido generado por IA puede ser incorrecto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A732" w14:textId="10A11156" w:rsidR="00FA61F5" w:rsidRDefault="00FA61F5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0E22DD62" wp14:editId="6E196B72">
            <wp:extent cx="5400040" cy="2494280"/>
            <wp:effectExtent l="0" t="0" r="0" b="1270"/>
            <wp:docPr id="20980560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56055" name="Imagen 1" descr="Texto&#10;&#10;El contenido generado por IA puede ser incorrec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F798" w14:textId="47D7BCF3" w:rsidR="00FA61F5" w:rsidRDefault="00FA61F5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A78A04D" wp14:editId="38469BA0">
            <wp:extent cx="5400040" cy="3648075"/>
            <wp:effectExtent l="0" t="0" r="0" b="9525"/>
            <wp:docPr id="1705205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0538" name="Imagen 1" descr="Texto&#10;&#10;El contenido generado por IA puede ser incorrecto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178F" w14:textId="4C375046" w:rsidR="00FA61F5" w:rsidRDefault="00FA61F5">
      <w:pPr>
        <w:rPr>
          <w:sz w:val="22"/>
          <w:szCs w:val="22"/>
        </w:rPr>
      </w:pPr>
      <w:r>
        <w:rPr>
          <w:sz w:val="22"/>
          <w:szCs w:val="22"/>
        </w:rPr>
        <w:t>Lo levantamos y comprobamos que se ha creado el fichero log</w:t>
      </w:r>
    </w:p>
    <w:p w14:paraId="6005FA77" w14:textId="24752779" w:rsidR="00FA61F5" w:rsidRDefault="00FA61F5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3D78024E" wp14:editId="433EAADE">
            <wp:extent cx="5400040" cy="621030"/>
            <wp:effectExtent l="0" t="0" r="0" b="7620"/>
            <wp:docPr id="1847231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3106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8151" w14:textId="4AC2C5E8" w:rsidR="00970B49" w:rsidRDefault="00FA61F5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2D2F37D0" wp14:editId="27F3F708">
            <wp:extent cx="5400040" cy="619125"/>
            <wp:effectExtent l="0" t="0" r="0" b="9525"/>
            <wp:docPr id="780404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0448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65F6" w14:textId="4E2C5728" w:rsidR="00FA61F5" w:rsidRDefault="003D1A57">
      <w:pPr>
        <w:rPr>
          <w:sz w:val="22"/>
          <w:szCs w:val="22"/>
        </w:rPr>
      </w:pPr>
      <w:r>
        <w:rPr>
          <w:sz w:val="22"/>
          <w:szCs w:val="22"/>
        </w:rPr>
        <w:t>Vamos a crear un archivo para los variables de entorno (Borramos context se me olvido)</w:t>
      </w:r>
    </w:p>
    <w:p w14:paraId="357EFEE9" w14:textId="17287470" w:rsidR="003D1A57" w:rsidRDefault="003D1A57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0607B705" wp14:editId="1788DD15">
            <wp:extent cx="5400040" cy="2313305"/>
            <wp:effectExtent l="0" t="0" r="0" b="0"/>
            <wp:docPr id="19766536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53648" name="Imagen 1" descr="Texto&#10;&#10;El contenido generado por IA puede ser incorrec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7F0A" w14:textId="6AE484DE" w:rsidR="003D1A57" w:rsidRDefault="003D1A57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BCA27B1" wp14:editId="64D10636">
            <wp:extent cx="5400040" cy="3311525"/>
            <wp:effectExtent l="0" t="0" r="0" b="3175"/>
            <wp:docPr id="28423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319" name="Imagen 1" descr="Texto&#10;&#10;El contenido generado por IA puede ser incorrec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D012" w14:textId="2ED61DD0" w:rsidR="003D1A57" w:rsidRDefault="003D1A57">
      <w:pPr>
        <w:rPr>
          <w:sz w:val="22"/>
          <w:szCs w:val="22"/>
        </w:rPr>
      </w:pPr>
      <w:r>
        <w:rPr>
          <w:sz w:val="22"/>
          <w:szCs w:val="22"/>
        </w:rPr>
        <w:t>Y si ejecutamos el comando Docker compose config podemos ver todos los variables de entorno</w:t>
      </w:r>
      <w:r>
        <w:rPr>
          <w:sz w:val="22"/>
          <w:szCs w:val="22"/>
        </w:rPr>
        <w:tab/>
      </w:r>
    </w:p>
    <w:p w14:paraId="228B27C0" w14:textId="5DCD0B3A" w:rsidR="003D1A57" w:rsidRDefault="003D1A57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1E34AAE1" wp14:editId="4A1E0F01">
            <wp:extent cx="5400040" cy="2687955"/>
            <wp:effectExtent l="0" t="0" r="0" b="0"/>
            <wp:docPr id="6080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77" name="Imagen 1" descr="Texto&#10;&#10;El contenido generado por IA puede ser incorrecto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3E01" w14:textId="77777777" w:rsidR="00B924E3" w:rsidRDefault="00B924E3">
      <w:pPr>
        <w:rPr>
          <w:sz w:val="22"/>
          <w:szCs w:val="22"/>
        </w:rPr>
      </w:pPr>
    </w:p>
    <w:p w14:paraId="10450A4F" w14:textId="77777777" w:rsidR="00B924E3" w:rsidRDefault="00B924E3">
      <w:pPr>
        <w:rPr>
          <w:sz w:val="22"/>
          <w:szCs w:val="22"/>
        </w:rPr>
      </w:pPr>
    </w:p>
    <w:p w14:paraId="4AC31B05" w14:textId="77777777" w:rsidR="00B924E3" w:rsidRDefault="00B924E3">
      <w:pPr>
        <w:rPr>
          <w:sz w:val="22"/>
          <w:szCs w:val="22"/>
        </w:rPr>
      </w:pPr>
    </w:p>
    <w:p w14:paraId="5980E8F5" w14:textId="77777777" w:rsidR="00B924E3" w:rsidRDefault="00B924E3">
      <w:pPr>
        <w:rPr>
          <w:sz w:val="22"/>
          <w:szCs w:val="22"/>
        </w:rPr>
      </w:pPr>
    </w:p>
    <w:p w14:paraId="62AA9584" w14:textId="77777777" w:rsidR="00B924E3" w:rsidRDefault="00B924E3">
      <w:pPr>
        <w:rPr>
          <w:sz w:val="22"/>
          <w:szCs w:val="22"/>
        </w:rPr>
      </w:pPr>
    </w:p>
    <w:p w14:paraId="63D85504" w14:textId="24075ACF" w:rsidR="00B924E3" w:rsidRDefault="00B924E3" w:rsidP="00B924E3">
      <w:pPr>
        <w:pStyle w:val="Subttulo"/>
        <w:jc w:val="center"/>
      </w:pPr>
      <w:bookmarkStart w:id="1" w:name="_Hlk214278936"/>
      <w:r>
        <w:lastRenderedPageBreak/>
        <w:t>TAREA</w:t>
      </w:r>
    </w:p>
    <w:bookmarkEnd w:id="1"/>
    <w:p w14:paraId="48A20CC7" w14:textId="77777777" w:rsidR="001C41EC" w:rsidRDefault="001C41EC" w:rsidP="001C41EC">
      <w:pPr>
        <w:rPr>
          <w:sz w:val="22"/>
          <w:szCs w:val="22"/>
        </w:rPr>
      </w:pPr>
      <w:r w:rsidRPr="00D51578">
        <w:rPr>
          <w:sz w:val="22"/>
          <w:szCs w:val="22"/>
        </w:rPr>
        <w:t>Esto lo metemos en un</w:t>
      </w:r>
      <w:r>
        <w:rPr>
          <w:sz w:val="22"/>
          <w:szCs w:val="22"/>
        </w:rPr>
        <w:t xml:space="preserve"> script mainSSH.sh para poder añadir el main que funcione el SSH</w:t>
      </w:r>
    </w:p>
    <w:p w14:paraId="0BD0FF25" w14:textId="77777777" w:rsidR="001C41EC" w:rsidRDefault="001C41EC" w:rsidP="001C41EC">
      <w:pPr>
        <w:rPr>
          <w:sz w:val="22"/>
          <w:szCs w:val="22"/>
        </w:rPr>
      </w:pPr>
      <w:r>
        <w:rPr>
          <w:sz w:val="22"/>
          <w:szCs w:val="22"/>
        </w:rPr>
        <w:t>Primero instalaremos el servicio SSH añadiendo el paquete en la instalación del Docker File</w:t>
      </w:r>
    </w:p>
    <w:p w14:paraId="6BD8E18A" w14:textId="77777777" w:rsidR="001C41EC" w:rsidRDefault="001C41EC" w:rsidP="001C41EC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6BA2FC33" wp14:editId="66B22EB4">
            <wp:extent cx="3252937" cy="1777181"/>
            <wp:effectExtent l="0" t="0" r="5080" b="0"/>
            <wp:docPr id="5487226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22694" name="Imagen 1" descr="Texto&#10;&#10;El contenido generado por IA puede ser incorrecto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259325" cy="178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66B0" w14:textId="77777777" w:rsidR="001C41EC" w:rsidRDefault="001C41EC" w:rsidP="001C41EC">
      <w:pPr>
        <w:rPr>
          <w:sz w:val="22"/>
          <w:szCs w:val="22"/>
        </w:rPr>
      </w:pPr>
      <w:r w:rsidRPr="009E6814">
        <w:rPr>
          <w:sz w:val="22"/>
          <w:szCs w:val="22"/>
        </w:rPr>
        <w:t>Luego iremos al archivo m</w:t>
      </w:r>
      <w:r>
        <w:rPr>
          <w:sz w:val="22"/>
          <w:szCs w:val="22"/>
        </w:rPr>
        <w:t>ainssh.sh y creamos el script</w:t>
      </w:r>
    </w:p>
    <w:p w14:paraId="1FDD5C02" w14:textId="77777777" w:rsidR="001C41EC" w:rsidRPr="00F66B90" w:rsidRDefault="001C41EC" w:rsidP="001C41EC">
      <w:pPr>
        <w:rPr>
          <w:sz w:val="22"/>
          <w:szCs w:val="22"/>
        </w:rPr>
      </w:pPr>
      <w:r w:rsidRPr="00F66B90">
        <w:rPr>
          <w:sz w:val="22"/>
          <w:szCs w:val="22"/>
        </w:rPr>
        <w:t>Sed -i ‘s/#Port 22/Port 22/’ /etc/ssh/sshd_config (</w:t>
      </w:r>
      <w:r w:rsidRPr="00D51578">
        <w:rPr>
          <w:sz w:val="22"/>
          <w:szCs w:val="22"/>
        </w:rPr>
        <w:t xml:space="preserve">La “s” indica </w:t>
      </w:r>
      <w:r>
        <w:rPr>
          <w:sz w:val="22"/>
          <w:szCs w:val="22"/>
        </w:rPr>
        <w:t>sustitución en el que podemos configurar el puerto</w:t>
      </w:r>
      <w:r w:rsidRPr="00F66B90">
        <w:rPr>
          <w:sz w:val="22"/>
          <w:szCs w:val="22"/>
        </w:rPr>
        <w:t>)</w:t>
      </w:r>
    </w:p>
    <w:p w14:paraId="0A1F8C20" w14:textId="77777777" w:rsidR="001C41EC" w:rsidRDefault="001C41EC" w:rsidP="001C41EC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5CB6AB19" wp14:editId="66CEB3A6">
            <wp:extent cx="5400040" cy="1713865"/>
            <wp:effectExtent l="0" t="0" r="0" b="635"/>
            <wp:docPr id="168926775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67759" name="Imagen 1" descr="Captura de pantalla de computadora&#10;&#10;El contenido generado por IA puede ser incorrecto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6177" w14:textId="77777777" w:rsidR="001C41EC" w:rsidRDefault="001C41EC" w:rsidP="001C41EC">
      <w:pPr>
        <w:rPr>
          <w:sz w:val="22"/>
          <w:szCs w:val="22"/>
        </w:rPr>
      </w:pPr>
      <w:r>
        <w:rPr>
          <w:sz w:val="22"/>
          <w:szCs w:val="22"/>
        </w:rPr>
        <w:t>En el Docker compose añadimos el puerto que hemos asignado en el servicio SSH</w:t>
      </w:r>
    </w:p>
    <w:p w14:paraId="3B5B1B20" w14:textId="77777777" w:rsidR="001C41EC" w:rsidRDefault="001C41EC" w:rsidP="001C41EC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22CED1C8" wp14:editId="73529D66">
            <wp:extent cx="4667865" cy="2258732"/>
            <wp:effectExtent l="0" t="0" r="0" b="8255"/>
            <wp:docPr id="11304258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25841" name="Imagen 1" descr="Texto&#10;&#10;El contenido generado por IA puede ser incorrecto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677409" cy="226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6F12" w14:textId="77777777" w:rsidR="001C41EC" w:rsidRDefault="001C41EC" w:rsidP="001C41EC">
      <w:pPr>
        <w:rPr>
          <w:sz w:val="22"/>
          <w:szCs w:val="22"/>
        </w:rPr>
      </w:pPr>
      <w:r>
        <w:rPr>
          <w:sz w:val="22"/>
          <w:szCs w:val="22"/>
        </w:rPr>
        <w:lastRenderedPageBreak/>
        <w:t>Para ello mejor creamos un variable de entorno en archivo .env</w:t>
      </w:r>
    </w:p>
    <w:p w14:paraId="10ADD438" w14:textId="77777777" w:rsidR="001C41EC" w:rsidRDefault="001C41EC" w:rsidP="001C41EC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436D57A7" wp14:editId="54C87669">
            <wp:extent cx="5400040" cy="1517650"/>
            <wp:effectExtent l="0" t="0" r="0" b="6350"/>
            <wp:docPr id="20929760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76017" name="Imagen 1" descr="Texto&#10;&#10;El contenido generado por IA puede ser incorrecto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112D" w14:textId="77777777" w:rsidR="001C41EC" w:rsidRDefault="001C41EC" w:rsidP="001C41EC">
      <w:pPr>
        <w:rPr>
          <w:sz w:val="22"/>
          <w:szCs w:val="22"/>
        </w:rPr>
      </w:pPr>
      <w:r>
        <w:rPr>
          <w:sz w:val="22"/>
          <w:szCs w:val="22"/>
        </w:rPr>
        <w:t>Docker compose</w:t>
      </w:r>
    </w:p>
    <w:p w14:paraId="2BA6EB54" w14:textId="77777777" w:rsidR="001C41EC" w:rsidRDefault="001C41EC" w:rsidP="001C41EC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297384B2" wp14:editId="4FB65F61">
            <wp:extent cx="5400040" cy="2564130"/>
            <wp:effectExtent l="0" t="0" r="0" b="7620"/>
            <wp:docPr id="17649948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94894" name="Imagen 1" descr="Texto&#10;&#10;El contenido generado por IA puede ser incorrecto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B248" w14:textId="77777777" w:rsidR="001C41EC" w:rsidRDefault="001C41EC" w:rsidP="001C41EC">
      <w:pPr>
        <w:rPr>
          <w:sz w:val="22"/>
          <w:szCs w:val="22"/>
        </w:rPr>
      </w:pPr>
      <w:r>
        <w:rPr>
          <w:sz w:val="22"/>
          <w:szCs w:val="22"/>
        </w:rPr>
        <w:t>Mainssh.sh</w:t>
      </w:r>
    </w:p>
    <w:p w14:paraId="0C2A59EA" w14:textId="77777777" w:rsidR="001C41EC" w:rsidRDefault="001C41EC" w:rsidP="001C41EC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2275E75A" wp14:editId="20393CBE">
            <wp:extent cx="5400040" cy="1683385"/>
            <wp:effectExtent l="0" t="0" r="0" b="0"/>
            <wp:docPr id="11750482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48291" name="Imagen 1" descr="Texto&#10;&#10;El contenido generado por IA puede ser incorrecto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0CBF" w14:textId="77777777" w:rsidR="001C41EC" w:rsidRDefault="001C41EC" w:rsidP="001C41EC">
      <w:pPr>
        <w:rPr>
          <w:sz w:val="22"/>
          <w:szCs w:val="22"/>
        </w:rPr>
      </w:pPr>
      <w:r>
        <w:rPr>
          <w:sz w:val="22"/>
          <w:szCs w:val="22"/>
        </w:rPr>
        <w:t>Comprobacion</w:t>
      </w:r>
    </w:p>
    <w:p w14:paraId="489DD1B4" w14:textId="77777777" w:rsidR="001C41EC" w:rsidRDefault="001C41EC" w:rsidP="001C41EC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4EDBFEB8" wp14:editId="68C7AD70">
            <wp:extent cx="5400040" cy="755015"/>
            <wp:effectExtent l="0" t="0" r="0" b="6985"/>
            <wp:docPr id="14556134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13427" name="Imagen 1" descr="Texto&#10;&#10;El contenido generado por IA puede ser incorrecto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C9D1" w14:textId="77777777" w:rsidR="001C41EC" w:rsidRDefault="001C41EC" w:rsidP="001C41EC">
      <w:pPr>
        <w:rPr>
          <w:sz w:val="22"/>
          <w:szCs w:val="22"/>
        </w:rPr>
      </w:pPr>
      <w:r>
        <w:rPr>
          <w:sz w:val="22"/>
          <w:szCs w:val="22"/>
        </w:rPr>
        <w:lastRenderedPageBreak/>
        <w:t>Intento de entrar con SSH al container</w:t>
      </w:r>
    </w:p>
    <w:p w14:paraId="5985588D" w14:textId="77777777" w:rsidR="001C41EC" w:rsidDel="000F1965" w:rsidRDefault="001C41EC" w:rsidP="001C41EC">
      <w:pPr>
        <w:rPr>
          <w:del w:id="2" w:author="jiahao lin" w:date="2025-11-18T12:46:00Z" w16du:dateUtc="2025-11-18T11:46:00Z"/>
          <w:sz w:val="22"/>
          <w:szCs w:val="22"/>
        </w:rPr>
      </w:pPr>
      <w:r>
        <w:rPr>
          <w:noProof/>
        </w:rPr>
        <w:drawing>
          <wp:inline distT="0" distB="0" distL="0" distR="0" wp14:anchorId="4F557E4C" wp14:editId="1DDB16EF">
            <wp:extent cx="5400040" cy="1374140"/>
            <wp:effectExtent l="0" t="0" r="0" b="0"/>
            <wp:docPr id="100614841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48414" name="Imagen 1" descr="Interfaz de usuario gráfica, Texto&#10;&#10;El contenido generado por IA puede ser incorrecto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0302" w14:textId="77777777" w:rsidR="000F1965" w:rsidRDefault="000F1965" w:rsidP="00611F3F">
      <w:pPr>
        <w:rPr>
          <w:ins w:id="3" w:author="jiahao lin" w:date="2025-11-19T10:26:00Z" w16du:dateUtc="2025-11-19T09:26:00Z"/>
          <w:sz w:val="22"/>
          <w:szCs w:val="22"/>
        </w:rPr>
      </w:pPr>
    </w:p>
    <w:p w14:paraId="32351893" w14:textId="59864206" w:rsidR="00611F3F" w:rsidRDefault="00611F3F" w:rsidP="001C41EC">
      <w:pPr>
        <w:rPr>
          <w:ins w:id="4" w:author="jiahao lin" w:date="2025-11-19T10:26:00Z" w16du:dateUtc="2025-11-19T09:26:00Z"/>
          <w:sz w:val="22"/>
          <w:szCs w:val="22"/>
        </w:rPr>
      </w:pPr>
    </w:p>
    <w:p w14:paraId="6065CBC7" w14:textId="388F44A8" w:rsidR="000F1965" w:rsidRDefault="000F1965" w:rsidP="001C41EC">
      <w:pPr>
        <w:rPr>
          <w:ins w:id="5" w:author="jiahao lin" w:date="2025-11-18T12:46:00Z" w16du:dateUtc="2025-11-18T11:46:00Z"/>
          <w:sz w:val="22"/>
          <w:szCs w:val="22"/>
        </w:rPr>
      </w:pPr>
    </w:p>
    <w:p w14:paraId="1409D90F" w14:textId="1E5A3AE4" w:rsidR="00611F3F" w:rsidRDefault="00611F3F" w:rsidP="00611F3F">
      <w:pPr>
        <w:pStyle w:val="Ttulo1"/>
        <w:jc w:val="center"/>
        <w:rPr>
          <w:ins w:id="6" w:author="jiahao lin" w:date="2025-11-18T14:11:00Z" w16du:dateUtc="2025-11-18T13:11:00Z"/>
        </w:rPr>
      </w:pPr>
      <w:r>
        <w:t>CONFIGURAR SSH VERSIÓN PROFESO</w:t>
      </w:r>
      <w:ins w:id="7" w:author="jiahao lin" w:date="2025-11-18T12:46:00Z" w16du:dateUtc="2025-11-18T11:46:00Z">
        <w:r>
          <w:t>R</w:t>
        </w:r>
      </w:ins>
      <w:del w:id="8" w:author="jiahao lin" w:date="2025-11-18T12:46:00Z" w16du:dateUtc="2025-11-18T11:46:00Z">
        <w:r w:rsidDel="00611F3F">
          <w:delText>R</w:delText>
        </w:r>
      </w:del>
    </w:p>
    <w:p w14:paraId="54641BED" w14:textId="61DF055E" w:rsidR="00316F52" w:rsidRDefault="00316F52">
      <w:pPr>
        <w:rPr>
          <w:ins w:id="9" w:author="jiahao lin" w:date="2025-11-19T10:29:00Z" w16du:dateUtc="2025-11-19T09:29:00Z"/>
        </w:rPr>
      </w:pPr>
      <w:ins w:id="10" w:author="jiahao lin" w:date="2025-11-18T14:11:00Z" w16du:dateUtc="2025-11-18T13:11:00Z">
        <w:r>
          <w:rPr>
            <w:noProof/>
          </w:rPr>
          <w:drawing>
            <wp:inline distT="0" distB="0" distL="0" distR="0" wp14:anchorId="43DDD046" wp14:editId="68EDEF25">
              <wp:extent cx="5400040" cy="2522855"/>
              <wp:effectExtent l="0" t="0" r="0" b="0"/>
              <wp:docPr id="1443013365" name="Imagen 1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43013365" name="Imagen 1" descr="Texto&#10;&#10;El contenido generado por IA puede ser incorrecto."/>
                      <pic:cNvPicPr/>
                    </pic:nvPicPr>
                    <pic:blipFill>
                      <a:blip r:embed="rId10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25228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BC7C20E" w14:textId="51594B6C" w:rsidR="000F1965" w:rsidRDefault="000F1965">
      <w:pPr>
        <w:rPr>
          <w:ins w:id="11" w:author="jiahao lin" w:date="2025-11-19T10:29:00Z" w16du:dateUtc="2025-11-19T09:29:00Z"/>
        </w:rPr>
      </w:pPr>
      <w:ins w:id="12" w:author="jiahao lin" w:date="2025-11-19T10:29:00Z" w16du:dateUtc="2025-11-19T09:29:00Z">
        <w:r>
          <w:rPr>
            <w:noProof/>
          </w:rPr>
          <w:drawing>
            <wp:inline distT="0" distB="0" distL="0" distR="0" wp14:anchorId="69AF5F86" wp14:editId="6F47172B">
              <wp:extent cx="5400040" cy="1670050"/>
              <wp:effectExtent l="0" t="0" r="0" b="6350"/>
              <wp:docPr id="2130739268" name="Imagen 1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30739268" name="Imagen 1" descr="Texto&#10;&#10;El contenido generado por IA puede ser incorrecto."/>
                      <pic:cNvPicPr/>
                    </pic:nvPicPr>
                    <pic:blipFill>
                      <a:blip r:embed="rId10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16700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2B68AFF" w14:textId="163B3C8E" w:rsidR="000F1965" w:rsidRDefault="000F1965">
      <w:pPr>
        <w:rPr>
          <w:ins w:id="13" w:author="jiahao lin" w:date="2025-11-19T10:29:00Z" w16du:dateUtc="2025-11-19T09:29:00Z"/>
        </w:rPr>
      </w:pPr>
      <w:ins w:id="14" w:author="jiahao lin" w:date="2025-11-19T10:29:00Z" w16du:dateUtc="2025-11-19T09:29:00Z">
        <w:r>
          <w:t>Para poder acceder sin solicitudes de credenciales</w:t>
        </w:r>
      </w:ins>
    </w:p>
    <w:p w14:paraId="1C379F5F" w14:textId="2BBCA057" w:rsidR="000F1965" w:rsidRDefault="000F1965">
      <w:pPr>
        <w:rPr>
          <w:ins w:id="15" w:author="jiahao lin" w:date="2025-11-19T10:29:00Z" w16du:dateUtc="2025-11-19T09:29:00Z"/>
        </w:rPr>
      </w:pPr>
      <w:ins w:id="16" w:author="jiahao lin" w:date="2025-11-19T10:29:00Z" w16du:dateUtc="2025-11-19T09:29:00Z">
        <w:r>
          <w:t>Creamos una carpeta llamada common y en ella realizamos el ssh-keygen</w:t>
        </w:r>
      </w:ins>
    </w:p>
    <w:p w14:paraId="5E77711D" w14:textId="77777777" w:rsidR="000F1965" w:rsidRDefault="000F1965">
      <w:pPr>
        <w:rPr>
          <w:ins w:id="17" w:author="jiahao lin" w:date="2025-11-19T10:30:00Z" w16du:dateUtc="2025-11-19T09:30:00Z"/>
        </w:rPr>
      </w:pPr>
    </w:p>
    <w:p w14:paraId="3F27DFE7" w14:textId="28ADB7BA" w:rsidR="000F1965" w:rsidRDefault="000F1965">
      <w:pPr>
        <w:rPr>
          <w:ins w:id="18" w:author="jiahao lin" w:date="2025-11-19T10:30:00Z" w16du:dateUtc="2025-11-19T09:30:00Z"/>
        </w:rPr>
      </w:pPr>
      <w:ins w:id="19" w:author="jiahao lin" w:date="2025-11-19T10:30:00Z" w16du:dateUtc="2025-11-19T09:30:00Z">
        <w:r>
          <w:rPr>
            <w:noProof/>
          </w:rPr>
          <w:lastRenderedPageBreak/>
          <w:drawing>
            <wp:inline distT="0" distB="0" distL="0" distR="0" wp14:anchorId="2B6E2D11" wp14:editId="67939384">
              <wp:extent cx="2286000" cy="1590675"/>
              <wp:effectExtent l="0" t="0" r="0" b="9525"/>
              <wp:docPr id="1451082228" name="Imagen 1" descr="Interfaz de usuario gráfica, Aplicación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51082228" name="Imagen 1" descr="Interfaz de usuario gráfica, Aplicación&#10;&#10;El contenido generado por IA puede ser incorrecto."/>
                      <pic:cNvPicPr/>
                    </pic:nvPicPr>
                    <pic:blipFill>
                      <a:blip r:embed="rId10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0" cy="15906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54AF813" w14:textId="4CD915D8" w:rsidR="000F1965" w:rsidRDefault="000F1965">
      <w:pPr>
        <w:rPr>
          <w:ins w:id="20" w:author="jiahao lin" w:date="2025-11-19T10:30:00Z" w16du:dateUtc="2025-11-19T09:30:00Z"/>
        </w:rPr>
      </w:pPr>
      <w:ins w:id="21" w:author="jiahao lin" w:date="2025-11-19T10:29:00Z" w16du:dateUtc="2025-11-19T09:29:00Z">
        <w:r>
          <w:rPr>
            <w:noProof/>
          </w:rPr>
          <w:drawing>
            <wp:inline distT="0" distB="0" distL="0" distR="0" wp14:anchorId="6D9105DF" wp14:editId="1508111E">
              <wp:extent cx="5400040" cy="1605915"/>
              <wp:effectExtent l="0" t="0" r="0" b="0"/>
              <wp:docPr id="1162949592" name="Imagen 1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62949592" name="Imagen 1" descr="Texto&#10;&#10;El contenido generado por IA puede ser incorrecto."/>
                      <pic:cNvPicPr/>
                    </pic:nvPicPr>
                    <pic:blipFill>
                      <a:blip r:embed="rId10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16059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4B913F4" w14:textId="5BF98467" w:rsidR="000F1965" w:rsidRDefault="00CA3BB0">
      <w:pPr>
        <w:rPr>
          <w:ins w:id="22" w:author="jiahao lin" w:date="2025-11-19T10:32:00Z" w16du:dateUtc="2025-11-19T09:32:00Z"/>
        </w:rPr>
      </w:pPr>
      <w:ins w:id="23" w:author="jiahao lin" w:date="2025-11-19T10:32:00Z" w16du:dateUtc="2025-11-19T09:32:00Z">
        <w:r>
          <w:t>Y lo copiamos al directorio common la clave generada en el usuario en la carpeta oculta .ssh</w:t>
        </w:r>
      </w:ins>
    </w:p>
    <w:p w14:paraId="7E8C1AAA" w14:textId="3066C795" w:rsidR="00CA3BB0" w:rsidRDefault="00CA3BB0">
      <w:pPr>
        <w:rPr>
          <w:ins w:id="24" w:author="jiahao lin" w:date="2025-11-19T10:32:00Z" w16du:dateUtc="2025-11-19T09:32:00Z"/>
        </w:rPr>
      </w:pPr>
      <w:ins w:id="25" w:author="jiahao lin" w:date="2025-11-19T10:32:00Z" w16du:dateUtc="2025-11-19T09:32:00Z">
        <w:r>
          <w:rPr>
            <w:noProof/>
          </w:rPr>
          <w:drawing>
            <wp:inline distT="0" distB="0" distL="0" distR="0" wp14:anchorId="72035D3E" wp14:editId="703EF732">
              <wp:extent cx="5400040" cy="1413510"/>
              <wp:effectExtent l="0" t="0" r="0" b="0"/>
              <wp:docPr id="1946058195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46058195" name=""/>
                      <pic:cNvPicPr/>
                    </pic:nvPicPr>
                    <pic:blipFill>
                      <a:blip r:embed="rId10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14135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86FB498" w14:textId="5F2C0A7A" w:rsidR="00CA3BB0" w:rsidRDefault="00CA3BB0">
      <w:pPr>
        <w:rPr>
          <w:ins w:id="26" w:author="jiahao lin" w:date="2025-11-19T12:03:00Z" w16du:dateUtc="2025-11-19T11:03:00Z"/>
        </w:rPr>
      </w:pPr>
      <w:ins w:id="27" w:author="jiahao lin" w:date="2025-11-19T10:33:00Z" w16du:dateUtc="2025-11-19T09:33:00Z">
        <w:r>
          <w:t xml:space="preserve"> </w:t>
        </w:r>
      </w:ins>
      <w:ins w:id="28" w:author="jiahao lin" w:date="2025-11-19T10:34:00Z" w16du:dateUtc="2025-11-19T09:34:00Z">
        <w:r>
          <w:t>Y esto se tiene que guardar en el directorio home del usuario que vayamos a crear dentro del contenedor.</w:t>
        </w:r>
      </w:ins>
    </w:p>
    <w:p w14:paraId="2B07FF29" w14:textId="5AADF84B" w:rsidR="00BC1EF6" w:rsidRDefault="00BC1EF6">
      <w:pPr>
        <w:rPr>
          <w:ins w:id="29" w:author="jiahao lin" w:date="2025-11-19T12:03:00Z" w16du:dateUtc="2025-11-19T11:03:00Z"/>
        </w:rPr>
      </w:pPr>
      <w:ins w:id="30" w:author="jiahao lin" w:date="2025-11-19T12:03:00Z" w16du:dateUtc="2025-11-19T11:03:00Z">
        <w:r>
          <w:t>Copiamos el archivo a una ruta</w:t>
        </w:r>
      </w:ins>
      <w:ins w:id="31" w:author="jiahao lin" w:date="2025-11-19T12:04:00Z" w16du:dateUtc="2025-11-19T11:04:00Z">
        <w:r>
          <w:t xml:space="preserve"> dentro del contenedor</w:t>
        </w:r>
      </w:ins>
    </w:p>
    <w:p w14:paraId="6F47219B" w14:textId="751EAA7B" w:rsidR="00BC1EF6" w:rsidRDefault="00BC1EF6">
      <w:pPr>
        <w:rPr>
          <w:ins w:id="32" w:author="jiahao lin" w:date="2025-11-19T12:04:00Z" w16du:dateUtc="2025-11-19T11:04:00Z"/>
        </w:rPr>
      </w:pPr>
      <w:ins w:id="33" w:author="jiahao lin" w:date="2025-11-19T12:03:00Z" w16du:dateUtc="2025-11-19T11:03:00Z">
        <w:r>
          <w:rPr>
            <w:noProof/>
          </w:rPr>
          <w:drawing>
            <wp:inline distT="0" distB="0" distL="0" distR="0" wp14:anchorId="36CFF204" wp14:editId="1377C0BC">
              <wp:extent cx="5400040" cy="750570"/>
              <wp:effectExtent l="0" t="0" r="0" b="0"/>
              <wp:docPr id="1329646567" name="Imagen 1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29646567" name="Imagen 1" descr="Texto&#10;&#10;El contenido generado por IA puede ser incorrecto."/>
                      <pic:cNvPicPr/>
                    </pic:nvPicPr>
                    <pic:blipFill>
                      <a:blip r:embed="rId1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7505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20B723B" w14:textId="77777777" w:rsidR="00BC1EF6" w:rsidRDefault="00BC1EF6">
      <w:pPr>
        <w:rPr>
          <w:ins w:id="34" w:author="jiahao lin" w:date="2025-11-19T12:04:00Z" w16du:dateUtc="2025-11-19T11:04:00Z"/>
        </w:rPr>
      </w:pPr>
    </w:p>
    <w:p w14:paraId="219F612D" w14:textId="77777777" w:rsidR="00BC1EF6" w:rsidRDefault="00BC1EF6">
      <w:pPr>
        <w:rPr>
          <w:ins w:id="35" w:author="jiahao lin" w:date="2025-11-19T12:04:00Z" w16du:dateUtc="2025-11-19T11:04:00Z"/>
        </w:rPr>
      </w:pPr>
    </w:p>
    <w:p w14:paraId="6FCC0808" w14:textId="77777777" w:rsidR="00BC1EF6" w:rsidRDefault="00BC1EF6">
      <w:pPr>
        <w:rPr>
          <w:ins w:id="36" w:author="jiahao lin" w:date="2025-11-19T12:04:00Z" w16du:dateUtc="2025-11-19T11:04:00Z"/>
        </w:rPr>
      </w:pPr>
    </w:p>
    <w:p w14:paraId="27874B8B" w14:textId="3681E116" w:rsidR="00BC1EF6" w:rsidRDefault="00BC1EF6">
      <w:pPr>
        <w:rPr>
          <w:ins w:id="37" w:author="jiahao lin" w:date="2025-11-19T12:04:00Z" w16du:dateUtc="2025-11-19T11:04:00Z"/>
        </w:rPr>
      </w:pPr>
      <w:ins w:id="38" w:author="jiahao lin" w:date="2025-11-19T12:04:00Z" w16du:dateUtc="2025-11-19T11:04:00Z">
        <w:r>
          <w:lastRenderedPageBreak/>
          <w:t>Y copiamos el contenido del archivo hacia nuestro .shh dentro de nuestro contenedor</w:t>
        </w:r>
      </w:ins>
    </w:p>
    <w:p w14:paraId="56FD3D23" w14:textId="05A1D42D" w:rsidR="00BC1EF6" w:rsidRDefault="00BC1EF6">
      <w:pPr>
        <w:rPr>
          <w:ins w:id="39" w:author="jiahao lin" w:date="2025-11-19T12:24:00Z" w16du:dateUtc="2025-11-19T11:24:00Z"/>
        </w:rPr>
      </w:pPr>
      <w:ins w:id="40" w:author="jiahao lin" w:date="2025-11-19T12:04:00Z" w16du:dateUtc="2025-11-19T11:04:00Z">
        <w:r>
          <w:rPr>
            <w:noProof/>
          </w:rPr>
          <w:drawing>
            <wp:inline distT="0" distB="0" distL="0" distR="0" wp14:anchorId="4273F9BC" wp14:editId="731AA49A">
              <wp:extent cx="5400040" cy="1807210"/>
              <wp:effectExtent l="0" t="0" r="0" b="2540"/>
              <wp:docPr id="1641611788" name="Imagen 1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41611788" name="Imagen 1" descr="Texto&#10;&#10;El contenido generado por IA puede ser incorrecto."/>
                      <pic:cNvPicPr/>
                    </pic:nvPicPr>
                    <pic:blipFill>
                      <a:blip r:embed="rId1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18072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14C8EC6" w14:textId="406346A7" w:rsidR="003B77FE" w:rsidRDefault="00D23EBB">
      <w:pPr>
        <w:rPr>
          <w:ins w:id="41" w:author="jiahao lin" w:date="2025-11-19T12:24:00Z" w16du:dateUtc="2025-11-19T11:24:00Z"/>
        </w:rPr>
      </w:pPr>
      <w:ins w:id="42" w:author="jiahao lin" w:date="2025-11-19T12:24:00Z" w16du:dateUtc="2025-11-19T11:24:00Z">
        <w:r>
          <w:t>AHORA EN LA VPS hacemos el ssh-keygen</w:t>
        </w:r>
      </w:ins>
      <w:ins w:id="43" w:author="jiahao lin" w:date="2025-11-19T12:50:00Z" w16du:dateUtc="2025-11-19T11:50:00Z">
        <w:r w:rsidR="003B77FE">
          <w:t xml:space="preserve"> -t rsa para generar una clave publica</w:t>
        </w:r>
      </w:ins>
    </w:p>
    <w:p w14:paraId="4BC2DD9B" w14:textId="39128402" w:rsidR="00D23EBB" w:rsidRDefault="003B77FE">
      <w:pPr>
        <w:rPr>
          <w:ins w:id="44" w:author="jiahao lin" w:date="2025-11-19T12:52:00Z" w16du:dateUtc="2025-11-19T11:52:00Z"/>
        </w:rPr>
      </w:pPr>
      <w:ins w:id="45" w:author="jiahao lin" w:date="2025-11-19T12:50:00Z" w16du:dateUtc="2025-11-19T11:50:00Z">
        <w:r>
          <w:rPr>
            <w:noProof/>
          </w:rPr>
          <w:drawing>
            <wp:inline distT="0" distB="0" distL="0" distR="0" wp14:anchorId="165F0224" wp14:editId="4AC3443D">
              <wp:extent cx="5400040" cy="848995"/>
              <wp:effectExtent l="0" t="0" r="0" b="8255"/>
              <wp:docPr id="457700547" name="Imagen 1" descr="Interfaz de usuario gráfica, Aplicación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57700547" name="Imagen 1" descr="Interfaz de usuario gráfica, Aplicación&#10;&#10;El contenido generado por IA puede ser incorrecto."/>
                      <pic:cNvPicPr/>
                    </pic:nvPicPr>
                    <pic:blipFill>
                      <a:blip r:embed="rId1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8489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A00D2D3" w14:textId="4F854752" w:rsidR="003B77FE" w:rsidRDefault="003B77FE">
      <w:pPr>
        <w:rPr>
          <w:ins w:id="46" w:author="jiahao lin" w:date="2025-11-19T12:24:00Z" w16du:dateUtc="2025-11-19T11:24:00Z"/>
        </w:rPr>
      </w:pPr>
      <w:ins w:id="47" w:author="jiahao lin" w:date="2025-11-19T12:52:00Z" w16du:dateUtc="2025-11-19T11:52:00Z">
        <w:r>
          <w:rPr>
            <w:noProof/>
          </w:rPr>
          <w:drawing>
            <wp:inline distT="0" distB="0" distL="0" distR="0" wp14:anchorId="470E022F" wp14:editId="3BA17EBA">
              <wp:extent cx="5400040" cy="358140"/>
              <wp:effectExtent l="0" t="0" r="0" b="3810"/>
              <wp:docPr id="1853012943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53012943" name=""/>
                      <pic:cNvPicPr/>
                    </pic:nvPicPr>
                    <pic:blipFill>
                      <a:blip r:embed="rId1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3581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1006389" w14:textId="1E9D2081" w:rsidR="00D23EBB" w:rsidRDefault="00D23EBB">
      <w:pPr>
        <w:rPr>
          <w:ins w:id="48" w:author="jiahao lin" w:date="2025-11-19T12:30:00Z" w16du:dateUtc="2025-11-19T11:30:00Z"/>
        </w:rPr>
      </w:pPr>
      <w:ins w:id="49" w:author="jiahao lin" w:date="2025-11-19T12:25:00Z" w16du:dateUtc="2025-11-19T11:25:00Z">
        <w:r>
          <w:t xml:space="preserve">Copiamos el keygen dentro de la VPS al </w:t>
        </w:r>
      </w:ins>
      <w:ins w:id="50" w:author="jiahao lin" w:date="2025-11-19T12:30:00Z" w16du:dateUtc="2025-11-19T11:30:00Z">
        <w:r>
          <w:t>common de</w:t>
        </w:r>
      </w:ins>
      <w:ins w:id="51" w:author="jiahao lin" w:date="2025-11-19T12:51:00Z" w16du:dateUtc="2025-11-19T11:51:00Z">
        <w:r w:rsidR="003B77FE">
          <w:t xml:space="preserve"> nuestro equipo local</w:t>
        </w:r>
      </w:ins>
    </w:p>
    <w:p w14:paraId="38185E3B" w14:textId="200DB1B3" w:rsidR="00D23EBB" w:rsidRDefault="003B77FE">
      <w:pPr>
        <w:rPr>
          <w:ins w:id="52" w:author="jiahao lin" w:date="2025-11-19T12:55:00Z" w16du:dateUtc="2025-11-19T11:55:00Z"/>
        </w:rPr>
      </w:pPr>
      <w:ins w:id="53" w:author="jiahao lin" w:date="2025-11-19T12:52:00Z" w16du:dateUtc="2025-11-19T11:52:00Z">
        <w:r>
          <w:rPr>
            <w:noProof/>
          </w:rPr>
          <w:drawing>
            <wp:inline distT="0" distB="0" distL="0" distR="0" wp14:anchorId="4866EEDA" wp14:editId="4EB85502">
              <wp:extent cx="5400040" cy="608330"/>
              <wp:effectExtent l="0" t="0" r="0" b="1270"/>
              <wp:docPr id="132420103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2420103" name="Imagen 1"/>
                      <pic:cNvPicPr/>
                    </pic:nvPicPr>
                    <pic:blipFill>
                      <a:blip r:embed="rId1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6083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09F61BE" w14:textId="70422CDB" w:rsidR="003B77FE" w:rsidRDefault="003B77FE">
      <w:pPr>
        <w:rPr>
          <w:ins w:id="54" w:author="jiahao lin" w:date="2025-11-19T12:52:00Z" w16du:dateUtc="2025-11-19T11:52:00Z"/>
        </w:rPr>
      </w:pPr>
      <w:ins w:id="55" w:author="jiahao lin" w:date="2025-11-19T12:55:00Z" w16du:dateUtc="2025-11-19T11:55:00Z">
        <w:r>
          <w:t>Lo subimos, levantamos el contenedor y se inicia sin contraseña</w:t>
        </w:r>
      </w:ins>
    </w:p>
    <w:p w14:paraId="444068F5" w14:textId="02A5EE15" w:rsidR="003B77FE" w:rsidRDefault="003B77FE">
      <w:pPr>
        <w:rPr>
          <w:ins w:id="56" w:author="jiahao lin" w:date="2025-11-19T12:30:00Z" w16du:dateUtc="2025-11-19T11:30:00Z"/>
        </w:rPr>
      </w:pPr>
      <w:ins w:id="57" w:author="jiahao lin" w:date="2025-11-19T12:55:00Z" w16du:dateUtc="2025-11-19T11:55:00Z">
        <w:r>
          <w:rPr>
            <w:noProof/>
          </w:rPr>
          <w:drawing>
            <wp:inline distT="0" distB="0" distL="0" distR="0" wp14:anchorId="32AB5806" wp14:editId="1E4EFE78">
              <wp:extent cx="5400040" cy="822960"/>
              <wp:effectExtent l="0" t="0" r="0" b="0"/>
              <wp:docPr id="217568067" name="Imagen 1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7568067" name="Imagen 1" descr="Texto&#10;&#10;El contenido generado por IA puede ser incorrecto."/>
                      <pic:cNvPicPr/>
                    </pic:nvPicPr>
                    <pic:blipFill>
                      <a:blip r:embed="rId1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8229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DCC4B5A" w14:textId="4EB78F3E" w:rsidR="00D23EBB" w:rsidRPr="003B77FE" w:rsidRDefault="003B77FE">
      <w:pPr>
        <w:rPr>
          <w:ins w:id="58" w:author="jiahao lin" w:date="2025-11-19T10:34:00Z" w16du:dateUtc="2025-11-19T09:34:00Z"/>
          <w:u w:val="single"/>
          <w:rPrChange w:id="59" w:author="jiahao lin" w:date="2025-11-19T12:56:00Z" w16du:dateUtc="2025-11-19T11:56:00Z">
            <w:rPr>
              <w:ins w:id="60" w:author="jiahao lin" w:date="2025-11-19T10:34:00Z" w16du:dateUtc="2025-11-19T09:34:00Z"/>
            </w:rPr>
          </w:rPrChange>
        </w:rPr>
      </w:pPr>
      <w:ins w:id="61" w:author="jiahao lin" w:date="2025-11-19T12:56:00Z" w16du:dateUtc="2025-11-19T11:56:00Z">
        <w:r>
          <w:rPr>
            <w:noProof/>
          </w:rPr>
          <w:drawing>
            <wp:inline distT="0" distB="0" distL="0" distR="0" wp14:anchorId="72FF278B" wp14:editId="630F528D">
              <wp:extent cx="5400040" cy="634365"/>
              <wp:effectExtent l="0" t="0" r="0" b="0"/>
              <wp:docPr id="1219315435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19315435" name=""/>
                      <pic:cNvPicPr/>
                    </pic:nvPicPr>
                    <pic:blipFill>
                      <a:blip r:embed="rId1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6343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1239DD0" w14:textId="077BA7B6" w:rsidR="00CA3BB0" w:rsidRPr="00316F52" w:rsidRDefault="00CA3BB0">
      <w:pPr>
        <w:rPr>
          <w:ins w:id="62" w:author="jiahao lin" w:date="2025-11-18T13:06:00Z" w16du:dateUtc="2025-11-18T12:06:00Z"/>
        </w:rPr>
        <w:pPrChange w:id="63" w:author="jiahao lin" w:date="2025-11-18T14:11:00Z" w16du:dateUtc="2025-11-18T13:11:00Z">
          <w:pPr>
            <w:pStyle w:val="Ttulo1"/>
            <w:jc w:val="center"/>
          </w:pPr>
        </w:pPrChange>
      </w:pPr>
      <w:ins w:id="64" w:author="jiahao lin" w:date="2025-11-19T10:34:00Z" w16du:dateUtc="2025-11-19T09:34:00Z">
        <w:r>
          <w:t>////////////////////////////////////////////////////////////////////////////////////////////////////////</w:t>
        </w:r>
      </w:ins>
    </w:p>
    <w:p w14:paraId="1B872466" w14:textId="0F0CA49B" w:rsidR="00B74D30" w:rsidRDefault="00AB4634" w:rsidP="00B74D30">
      <w:pPr>
        <w:rPr>
          <w:ins w:id="65" w:author="jiahao lin" w:date="2025-11-18T14:20:00Z" w16du:dateUtc="2025-11-18T13:20:00Z"/>
        </w:rPr>
      </w:pPr>
      <w:ins w:id="66" w:author="jiahao lin" w:date="2025-11-18T13:28:00Z" w16du:dateUtc="2025-11-18T12:28:00Z">
        <w:r>
          <w:t xml:space="preserve">PRACTICA </w:t>
        </w:r>
        <w:r>
          <w:sym w:font="Wingdings" w:char="F0E0"/>
        </w:r>
        <w:r>
          <w:t xml:space="preserve"> Configurar el main</w:t>
        </w:r>
      </w:ins>
      <w:ins w:id="67" w:author="jiahao lin" w:date="2025-11-18T13:29:00Z" w16du:dateUtc="2025-11-18T12:29:00Z">
        <w:r>
          <w:t>sudo.sh</w:t>
        </w:r>
      </w:ins>
      <w:ins w:id="68" w:author="jiahao lin" w:date="2025-11-18T13:30:00Z" w16du:dateUtc="2025-11-18T12:30:00Z">
        <w:r w:rsidR="00B02A7A">
          <w:t xml:space="preserve">  </w:t>
        </w:r>
        <w:r w:rsidR="00B02A7A">
          <w:sym w:font="Wingdings" w:char="F0E0"/>
        </w:r>
        <w:r w:rsidR="00B02A7A">
          <w:t xml:space="preserve"> modificar el start.sh en main añadiendo valor ej res</w:t>
        </w:r>
      </w:ins>
      <w:ins w:id="69" w:author="jiahao lin" w:date="2025-11-18T13:31:00Z" w16du:dateUtc="2025-11-18T12:31:00Z">
        <w:r w:rsidR="0096065F">
          <w:t>user</w:t>
        </w:r>
      </w:ins>
      <w:ins w:id="70" w:author="jiahao lin" w:date="2025-11-18T13:30:00Z" w16du:dateUtc="2025-11-18T12:30:00Z">
        <w:r w:rsidR="00B02A7A">
          <w:t xml:space="preserve">=newuser </w:t>
        </w:r>
      </w:ins>
      <w:ins w:id="71" w:author="jiahao lin" w:date="2025-11-18T13:31:00Z" w16du:dateUtc="2025-11-18T12:31:00Z">
        <w:r w:rsidR="00B02A7A">
          <w:t xml:space="preserve"> para mantener el estado del newuser para ssh y sudo.</w:t>
        </w:r>
      </w:ins>
    </w:p>
    <w:p w14:paraId="492A72AF" w14:textId="66EC9144" w:rsidR="000F1965" w:rsidRDefault="000F1965">
      <w:pPr>
        <w:pStyle w:val="Subttulo"/>
        <w:rPr>
          <w:ins w:id="72" w:author="jiahao lin" w:date="2025-11-19T10:30:00Z" w16du:dateUtc="2025-11-19T09:30:00Z"/>
        </w:rPr>
        <w:pPrChange w:id="73" w:author="jiahao lin" w:date="2025-11-26T10:13:00Z" w16du:dateUtc="2025-11-26T09:13:00Z">
          <w:pPr>
            <w:pStyle w:val="Subttulo"/>
            <w:jc w:val="center"/>
          </w:pPr>
        </w:pPrChange>
      </w:pPr>
      <w:ins w:id="74" w:author="jiahao lin" w:date="2025-11-19T10:30:00Z" w16du:dateUtc="2025-11-19T09:30:00Z">
        <w:r>
          <w:rPr>
            <w:noProof/>
          </w:rPr>
          <w:lastRenderedPageBreak/>
          <w:drawing>
            <wp:inline distT="0" distB="0" distL="0" distR="0" wp14:anchorId="76AAD1A7" wp14:editId="4A7557AA">
              <wp:extent cx="5400040" cy="1437005"/>
              <wp:effectExtent l="0" t="0" r="0" b="0"/>
              <wp:docPr id="1178530737" name="Imagen 1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78530737" name="Imagen 1" descr="Texto&#10;&#10;El contenido generado por IA puede ser incorrecto."/>
                      <pic:cNvPicPr/>
                    </pic:nvPicPr>
                    <pic:blipFill>
                      <a:blip r:embed="rId1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14370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A89BB86" w14:textId="77777777" w:rsidR="000F1965" w:rsidRDefault="000F1965" w:rsidP="00316F52">
      <w:pPr>
        <w:pStyle w:val="Subttulo"/>
        <w:jc w:val="center"/>
        <w:rPr>
          <w:ins w:id="75" w:author="jiahao lin" w:date="2025-11-19T10:30:00Z" w16du:dateUtc="2025-11-19T09:30:00Z"/>
        </w:rPr>
      </w:pPr>
    </w:p>
    <w:p w14:paraId="69C1F814" w14:textId="4AF7411C" w:rsidR="00316F52" w:rsidRPr="000F1965" w:rsidRDefault="00316F52" w:rsidP="00316F52">
      <w:pPr>
        <w:pStyle w:val="Subttulo"/>
        <w:jc w:val="center"/>
        <w:rPr>
          <w:ins w:id="76" w:author="jiahao lin" w:date="2025-11-18T14:20:00Z" w16du:dateUtc="2025-11-18T13:20:00Z"/>
          <w:lang w:val="en-US"/>
          <w:rPrChange w:id="77" w:author="jiahao lin" w:date="2025-11-19T10:30:00Z" w16du:dateUtc="2025-11-19T09:30:00Z">
            <w:rPr>
              <w:ins w:id="78" w:author="jiahao lin" w:date="2025-11-18T14:20:00Z" w16du:dateUtc="2025-11-18T13:20:00Z"/>
            </w:rPr>
          </w:rPrChange>
        </w:rPr>
      </w:pPr>
      <w:ins w:id="79" w:author="jiahao lin" w:date="2025-11-18T14:20:00Z" w16du:dateUtc="2025-11-18T13:20:00Z">
        <w:r w:rsidRPr="000F1965">
          <w:rPr>
            <w:lang w:val="en-US"/>
            <w:rPrChange w:id="80" w:author="jiahao lin" w:date="2025-11-19T10:30:00Z" w16du:dateUtc="2025-11-19T09:30:00Z">
              <w:rPr/>
            </w:rPrChange>
          </w:rPr>
          <w:t>TAREA SUDO</w:t>
        </w:r>
      </w:ins>
    </w:p>
    <w:p w14:paraId="79E39E84" w14:textId="5EDADFE7" w:rsidR="00316F52" w:rsidRPr="000F1965" w:rsidRDefault="00316F52" w:rsidP="00316F52">
      <w:pPr>
        <w:rPr>
          <w:ins w:id="81" w:author="jiahao lin" w:date="2025-11-18T14:20:00Z" w16du:dateUtc="2025-11-18T13:20:00Z"/>
          <w:lang w:val="en-US"/>
          <w:rPrChange w:id="82" w:author="jiahao lin" w:date="2025-11-19T10:30:00Z" w16du:dateUtc="2025-11-19T09:30:00Z">
            <w:rPr>
              <w:ins w:id="83" w:author="jiahao lin" w:date="2025-11-18T14:20:00Z" w16du:dateUtc="2025-11-18T13:20:00Z"/>
            </w:rPr>
          </w:rPrChange>
        </w:rPr>
      </w:pPr>
      <w:ins w:id="84" w:author="jiahao lin" w:date="2025-11-18T14:20:00Z" w16du:dateUtc="2025-11-18T13:20:00Z">
        <w:r w:rsidRPr="000F1965">
          <w:rPr>
            <w:lang w:val="en-US"/>
            <w:rPrChange w:id="85" w:author="jiahao lin" w:date="2025-11-19T10:30:00Z" w16du:dateUtc="2025-11-19T09:30:00Z">
              <w:rPr/>
            </w:rPrChange>
          </w:rPr>
          <w:t>Script mainsudo.sh</w:t>
        </w:r>
      </w:ins>
    </w:p>
    <w:p w14:paraId="3EDDD650" w14:textId="3DF9304D" w:rsidR="00316F52" w:rsidRDefault="00316F52" w:rsidP="00316F52">
      <w:pPr>
        <w:rPr>
          <w:ins w:id="86" w:author="jiahao lin" w:date="2025-11-18T14:20:00Z" w16du:dateUtc="2025-11-18T13:20:00Z"/>
        </w:rPr>
      </w:pPr>
      <w:ins w:id="87" w:author="jiahao lin" w:date="2025-11-18T14:20:00Z" w16du:dateUtc="2025-11-18T13:20:00Z">
        <w:r>
          <w:rPr>
            <w:noProof/>
          </w:rPr>
          <w:drawing>
            <wp:inline distT="0" distB="0" distL="0" distR="0" wp14:anchorId="1BBECF2B" wp14:editId="5E77C6E8">
              <wp:extent cx="5400040" cy="1010920"/>
              <wp:effectExtent l="0" t="0" r="0" b="0"/>
              <wp:docPr id="430511825" name="Imagen 1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30511825" name="Imagen 1" descr="Texto&#10;&#10;El contenido generado por IA puede ser incorrecto."/>
                      <pic:cNvPicPr/>
                    </pic:nvPicPr>
                    <pic:blipFill>
                      <a:blip r:embed="rId1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10109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190B267" w14:textId="3F5CEA50" w:rsidR="00316F52" w:rsidRDefault="00316F52" w:rsidP="00316F52">
      <w:pPr>
        <w:rPr>
          <w:ins w:id="88" w:author="jiahao lin" w:date="2025-11-18T14:21:00Z" w16du:dateUtc="2025-11-18T13:21:00Z"/>
        </w:rPr>
      </w:pPr>
      <w:ins w:id="89" w:author="jiahao lin" w:date="2025-11-18T14:20:00Z" w16du:dateUtc="2025-11-18T13:20:00Z">
        <w:r>
          <w:t xml:space="preserve">Start.sh </w:t>
        </w:r>
      </w:ins>
      <w:ins w:id="90" w:author="jiahao lin" w:date="2025-11-18T14:21:00Z" w16du:dateUtc="2025-11-18T13:21:00Z">
        <w:r>
          <w:sym w:font="Wingdings" w:char="F0E0"/>
        </w:r>
        <w:r>
          <w:t xml:space="preserve"> Configuración de la variable de entorno</w:t>
        </w:r>
      </w:ins>
    </w:p>
    <w:p w14:paraId="7564455A" w14:textId="0021B91D" w:rsidR="000F1965" w:rsidRDefault="00EF6565" w:rsidP="00316F52">
      <w:pPr>
        <w:rPr>
          <w:ins w:id="91" w:author="jiahao lin" w:date="2025-11-18T14:22:00Z" w16du:dateUtc="2025-11-18T13:22:00Z"/>
        </w:rPr>
      </w:pPr>
      <w:ins w:id="92" w:author="jiahao lin" w:date="2025-11-18T14:22:00Z" w16du:dateUtc="2025-11-18T13:22:00Z">
        <w:r>
          <w:rPr>
            <w:noProof/>
          </w:rPr>
          <w:drawing>
            <wp:inline distT="0" distB="0" distL="0" distR="0" wp14:anchorId="1EC357CD" wp14:editId="4D0CFAE8">
              <wp:extent cx="5400040" cy="2905760"/>
              <wp:effectExtent l="0" t="0" r="0" b="8890"/>
              <wp:docPr id="491810006" name="Imagen 1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91810006" name="Imagen 1" descr="Texto&#10;&#10;El contenido generado por IA puede ser incorrecto."/>
                      <pic:cNvPicPr/>
                    </pic:nvPicPr>
                    <pic:blipFill>
                      <a:blip r:embed="rId11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29057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A0E24DA" w14:textId="0004BB76" w:rsidR="00EF6565" w:rsidRDefault="00EF6565" w:rsidP="00316F52">
      <w:pPr>
        <w:rPr>
          <w:ins w:id="93" w:author="jiahao lin" w:date="2025-11-18T14:23:00Z" w16du:dateUtc="2025-11-18T13:23:00Z"/>
        </w:rPr>
      </w:pPr>
      <w:ins w:id="94" w:author="jiahao lin" w:date="2025-11-18T14:22:00Z" w16du:dateUtc="2025-11-18T13:22:00Z">
        <w:r>
          <w:t>COMPROBACIÓN</w:t>
        </w:r>
      </w:ins>
    </w:p>
    <w:p w14:paraId="7CCD8B28" w14:textId="5CF2DC44" w:rsidR="00EF6565" w:rsidRDefault="00EF6565" w:rsidP="00316F52">
      <w:pPr>
        <w:rPr>
          <w:ins w:id="95" w:author="jiahao lin" w:date="2025-11-18T14:22:00Z" w16du:dateUtc="2025-11-18T13:22:00Z"/>
        </w:rPr>
      </w:pPr>
      <w:ins w:id="96" w:author="jiahao lin" w:date="2025-11-18T14:23:00Z" w16du:dateUtc="2025-11-18T13:23:00Z">
        <w:r>
          <w:t>Conexión SSH</w:t>
        </w:r>
      </w:ins>
    </w:p>
    <w:p w14:paraId="00A7B753" w14:textId="623C4FB0" w:rsidR="00EF6565" w:rsidRDefault="00EF6565" w:rsidP="00316F52">
      <w:pPr>
        <w:rPr>
          <w:ins w:id="97" w:author="jiahao lin" w:date="2025-11-18T14:23:00Z" w16du:dateUtc="2025-11-18T13:23:00Z"/>
        </w:rPr>
      </w:pPr>
      <w:ins w:id="98" w:author="jiahao lin" w:date="2025-11-18T14:23:00Z" w16du:dateUtc="2025-11-18T13:23:00Z">
        <w:r>
          <w:rPr>
            <w:noProof/>
          </w:rPr>
          <w:lastRenderedPageBreak/>
          <w:drawing>
            <wp:inline distT="0" distB="0" distL="0" distR="0" wp14:anchorId="3ECA068D" wp14:editId="2DE0B765">
              <wp:extent cx="5400040" cy="1464945"/>
              <wp:effectExtent l="0" t="0" r="0" b="1905"/>
              <wp:docPr id="1446486519" name="Imagen 1" descr="Captura de pantalla de computadora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46486519" name="Imagen 1" descr="Captura de pantalla de computadora&#10;&#10;El contenido generado por IA puede ser incorrecto."/>
                      <pic:cNvPicPr/>
                    </pic:nvPicPr>
                    <pic:blipFill>
                      <a:blip r:embed="rId12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14649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73791A9" w14:textId="4C10A3C7" w:rsidR="00EF6565" w:rsidRDefault="00EF6565" w:rsidP="00316F52">
      <w:pPr>
        <w:rPr>
          <w:ins w:id="99" w:author="jiahao lin" w:date="2025-11-18T14:23:00Z" w16du:dateUtc="2025-11-18T13:23:00Z"/>
        </w:rPr>
      </w:pPr>
      <w:ins w:id="100" w:author="jiahao lin" w:date="2025-11-18T14:23:00Z" w16du:dateUtc="2025-11-18T13:23:00Z">
        <w:r>
          <w:t xml:space="preserve">Sudoers </w:t>
        </w:r>
      </w:ins>
    </w:p>
    <w:p w14:paraId="1593304B" w14:textId="6BEE86A5" w:rsidR="00EF6565" w:rsidRPr="00316F52" w:rsidRDefault="00EF6565">
      <w:pPr>
        <w:rPr>
          <w:ins w:id="101" w:author="jiahao lin" w:date="2025-11-18T12:51:00Z" w16du:dateUtc="2025-11-18T11:51:00Z"/>
        </w:rPr>
        <w:pPrChange w:id="102" w:author="jiahao lin" w:date="2025-11-18T14:20:00Z" w16du:dateUtc="2025-11-18T13:20:00Z">
          <w:pPr>
            <w:pStyle w:val="Ttulo1"/>
            <w:jc w:val="center"/>
          </w:pPr>
        </w:pPrChange>
      </w:pPr>
      <w:ins w:id="103" w:author="jiahao lin" w:date="2025-11-18T14:23:00Z" w16du:dateUtc="2025-11-18T13:23:00Z">
        <w:r>
          <w:rPr>
            <w:noProof/>
          </w:rPr>
          <w:drawing>
            <wp:inline distT="0" distB="0" distL="0" distR="0" wp14:anchorId="38B06419" wp14:editId="442FAF9C">
              <wp:extent cx="5400040" cy="262890"/>
              <wp:effectExtent l="0" t="0" r="0" b="3810"/>
              <wp:docPr id="206778797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67787971" name=""/>
                      <pic:cNvPicPr/>
                    </pic:nvPicPr>
                    <pic:blipFill>
                      <a:blip r:embed="rId12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2628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F5F563C" w14:textId="07B4648F" w:rsidR="00611F3F" w:rsidRDefault="00611F3F" w:rsidP="00611F3F">
      <w:pPr>
        <w:rPr>
          <w:ins w:id="104" w:author="jiahao lin" w:date="2025-11-18T12:55:00Z" w16du:dateUtc="2025-11-18T11:55:00Z"/>
        </w:rPr>
      </w:pPr>
      <w:ins w:id="105" w:author="jiahao lin" w:date="2025-11-18T12:51:00Z" w16du:dateUtc="2025-11-18T11:51:00Z">
        <w:r>
          <w:t>P</w:t>
        </w:r>
      </w:ins>
      <w:ins w:id="106" w:author="jiahao lin" w:date="2025-11-18T12:52:00Z" w16du:dateUtc="2025-11-18T11:52:00Z">
        <w:r>
          <w:t xml:space="preserve">RACTICA PARA INTENTAR </w:t>
        </w:r>
        <w:r>
          <w:sym w:font="Wingdings" w:char="F0E0"/>
        </w:r>
        <w:r>
          <w:t xml:space="preserve"> Guardar usuarios de una aplicación NEXT en un base de datos de usuarios de POSTgress</w:t>
        </w:r>
      </w:ins>
      <w:ins w:id="107" w:author="jiahao lin" w:date="2025-11-18T13:04:00Z" w16du:dateUtc="2025-11-18T12:04:00Z">
        <w:r w:rsidR="002D364E">
          <w:t xml:space="preserve"> en linux</w:t>
        </w:r>
      </w:ins>
      <w:ins w:id="108" w:author="jiahao lin" w:date="2025-11-18T12:53:00Z" w16du:dateUtc="2025-11-18T11:53:00Z">
        <w:r>
          <w:t>.</w:t>
        </w:r>
      </w:ins>
    </w:p>
    <w:p w14:paraId="130458AD" w14:textId="0AD5B1C7" w:rsidR="002D364E" w:rsidRDefault="002D364E" w:rsidP="002D364E">
      <w:pPr>
        <w:rPr>
          <w:ins w:id="109" w:author="jiahao lin" w:date="2025-11-18T12:56:00Z" w16du:dateUtc="2025-11-18T11:56:00Z"/>
        </w:rPr>
      </w:pPr>
      <w:ins w:id="110" w:author="jiahao lin" w:date="2025-11-18T12:55:00Z" w16du:dateUtc="2025-11-18T11:55:00Z">
        <w:r>
          <w:t>Aplicación web para engancharme al</w:t>
        </w:r>
      </w:ins>
      <w:ins w:id="111" w:author="jiahao lin" w:date="2025-11-18T12:56:00Z" w16du:dateUtc="2025-11-18T11:56:00Z">
        <w:r>
          <w:t xml:space="preserve"> Linux en el que enviaremos las tablas del postgress, usando un comando pgsql(no es seguro, sino un cliente GBD de Linux ).</w:t>
        </w:r>
      </w:ins>
    </w:p>
    <w:p w14:paraId="22E27C8F" w14:textId="541BA1AC" w:rsidR="00611F3F" w:rsidRDefault="00611F3F" w:rsidP="00611F3F">
      <w:pPr>
        <w:rPr>
          <w:ins w:id="112" w:author="jiahao lin" w:date="2025-11-26T11:42:00Z" w16du:dateUtc="2025-11-26T10:42:00Z"/>
        </w:rPr>
      </w:pPr>
      <w:ins w:id="113" w:author="jiahao lin" w:date="2025-11-18T12:54:00Z" w16du:dateUtc="2025-11-18T11:54:00Z">
        <w:r>
          <w:t>Tenemos que comprobar que en el usuario no exista, el directorio no exista, etc.</w:t>
        </w:r>
      </w:ins>
    </w:p>
    <w:p w14:paraId="3F809E5B" w14:textId="3C738C2F" w:rsidR="007524DA" w:rsidRDefault="007524DA" w:rsidP="007524DA">
      <w:pPr>
        <w:pStyle w:val="Cita"/>
        <w:rPr>
          <w:ins w:id="114" w:author="jiahao lin" w:date="2025-11-26T11:43:00Z" w16du:dateUtc="2025-11-26T10:43:00Z"/>
        </w:rPr>
      </w:pPr>
      <w:ins w:id="115" w:author="jiahao lin" w:date="2025-11-26T11:42:00Z" w16du:dateUtc="2025-11-26T10:42:00Z">
        <w:r>
          <w:t>COMPRO</w:t>
        </w:r>
      </w:ins>
      <w:ins w:id="116" w:author="jiahao lin" w:date="2025-11-26T11:43:00Z" w16du:dateUtc="2025-11-26T10:43:00Z">
        <w:r>
          <w:t>BAMOS SI EL CONTENEDOR SE QUEDA LEVANTADO TENIENDO EL SSH EN PRIMER PLANO COMENTANDO LA LINEA DE tail -f /dev/null</w:t>
        </w:r>
      </w:ins>
    </w:p>
    <w:p w14:paraId="11419E88" w14:textId="6D03E991" w:rsidR="007524DA" w:rsidRDefault="001640FE" w:rsidP="007524DA">
      <w:pPr>
        <w:rPr>
          <w:ins w:id="117" w:author="jiahao lin" w:date="2025-11-26T12:00:00Z" w16du:dateUtc="2025-11-26T11:00:00Z"/>
        </w:rPr>
      </w:pPr>
      <w:ins w:id="118" w:author="jiahao lin" w:date="2025-11-26T12:00:00Z" w16du:dateUtc="2025-11-26T11:00:00Z">
        <w:r>
          <w:rPr>
            <w:noProof/>
          </w:rPr>
          <w:drawing>
            <wp:inline distT="0" distB="0" distL="0" distR="0" wp14:anchorId="4A245816" wp14:editId="384FEE5A">
              <wp:extent cx="5400040" cy="1853565"/>
              <wp:effectExtent l="0" t="0" r="0" b="0"/>
              <wp:docPr id="1510265253" name="Imagen 1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10265253" name="Imagen 1" descr="Texto&#10;&#10;El contenido generado por IA puede ser incorrecto."/>
                      <pic:cNvPicPr/>
                    </pic:nvPicPr>
                    <pic:blipFill>
                      <a:blip r:embed="rId12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18535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78BA922" w14:textId="247826B4" w:rsidR="001640FE" w:rsidRDefault="001640FE" w:rsidP="007524DA">
      <w:pPr>
        <w:rPr>
          <w:ins w:id="119" w:author="jiahao lin" w:date="2025-11-26T12:01:00Z" w16du:dateUtc="2025-11-26T11:01:00Z"/>
        </w:rPr>
      </w:pPr>
      <w:ins w:id="120" w:author="jiahao lin" w:date="2025-11-26T12:00:00Z" w16du:dateUtc="2025-11-26T11:00:00Z">
        <w:r>
          <w:t xml:space="preserve">Para conseguirlo he creado una carpeta </w:t>
        </w:r>
      </w:ins>
      <w:ins w:id="121" w:author="jiahao lin" w:date="2025-11-26T12:01:00Z" w16du:dateUtc="2025-11-26T11:01:00Z">
        <w:r>
          <w:t>que es /run/sshd y he usado el comando exec /usr/sbin/sshd -D</w:t>
        </w:r>
      </w:ins>
    </w:p>
    <w:p w14:paraId="14C307EC" w14:textId="5673F855" w:rsidR="001640FE" w:rsidRDefault="001640FE" w:rsidP="007524DA">
      <w:pPr>
        <w:rPr>
          <w:ins w:id="122" w:author="jiahao lin" w:date="2025-11-26T12:01:00Z" w16du:dateUtc="2025-11-26T11:01:00Z"/>
        </w:rPr>
      </w:pPr>
      <w:ins w:id="123" w:author="jiahao lin" w:date="2025-11-26T12:01:00Z" w16du:dateUtc="2025-11-26T11:01:00Z">
        <w:r>
          <w:rPr>
            <w:noProof/>
          </w:rPr>
          <w:drawing>
            <wp:inline distT="0" distB="0" distL="0" distR="0" wp14:anchorId="3A0AA8A6" wp14:editId="030E34A2">
              <wp:extent cx="5400040" cy="1087120"/>
              <wp:effectExtent l="0" t="0" r="0" b="0"/>
              <wp:docPr id="1680289898" name="Imagen 1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80289898" name="Imagen 1" descr="Texto&#10;&#10;El contenido generado por IA puede ser incorrecto."/>
                      <pic:cNvPicPr/>
                    </pic:nvPicPr>
                    <pic:blipFill>
                      <a:blip r:embed="rId1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10871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315D6D9" w14:textId="71F64FD2" w:rsidR="001640FE" w:rsidRDefault="001640FE" w:rsidP="007524DA">
      <w:pPr>
        <w:rPr>
          <w:ins w:id="124" w:author="jiahao lin" w:date="2025-11-26T12:01:00Z" w16du:dateUtc="2025-11-26T11:01:00Z"/>
        </w:rPr>
      </w:pPr>
    </w:p>
    <w:p w14:paraId="1128A4DD" w14:textId="5AFAA6BC" w:rsidR="001640FE" w:rsidRDefault="001640FE" w:rsidP="007524DA">
      <w:pPr>
        <w:rPr>
          <w:ins w:id="125" w:author="jiahao lin" w:date="2025-11-26T12:02:00Z" w16du:dateUtc="2025-11-26T11:02:00Z"/>
        </w:rPr>
      </w:pPr>
      <w:ins w:id="126" w:author="jiahao lin" w:date="2025-11-26T12:01:00Z" w16du:dateUtc="2025-11-26T11:01:00Z">
        <w:r>
          <w:lastRenderedPageBreak/>
          <w:t>Ahora procederé a probar</w:t>
        </w:r>
      </w:ins>
      <w:ins w:id="127" w:author="jiahao lin" w:date="2025-11-26T12:02:00Z" w16du:dateUtc="2025-11-26T11:02:00Z">
        <w:r>
          <w:t>lo añadiendo &amp; para mandarlo al  background</w:t>
        </w:r>
      </w:ins>
    </w:p>
    <w:p w14:paraId="1427CC6B" w14:textId="054F041F" w:rsidR="001640FE" w:rsidRDefault="001640FE" w:rsidP="007524DA">
      <w:pPr>
        <w:rPr>
          <w:ins w:id="128" w:author="jiahao lin" w:date="2025-11-26T12:03:00Z" w16du:dateUtc="2025-11-26T11:03:00Z"/>
        </w:rPr>
      </w:pPr>
      <w:ins w:id="129" w:author="jiahao lin" w:date="2025-11-26T12:02:00Z" w16du:dateUtc="2025-11-26T11:02:00Z">
        <w:r>
          <w:rPr>
            <w:noProof/>
          </w:rPr>
          <w:drawing>
            <wp:inline distT="0" distB="0" distL="0" distR="0" wp14:anchorId="6F75F145" wp14:editId="1F518BDE">
              <wp:extent cx="4617697" cy="2603157"/>
              <wp:effectExtent l="0" t="0" r="0" b="6985"/>
              <wp:docPr id="696204091" name="Imagen 1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96204091" name="Imagen 1" descr="Texto&#10;&#10;El contenido generado por IA puede ser incorrecto."/>
                      <pic:cNvPicPr/>
                    </pic:nvPicPr>
                    <pic:blipFill>
                      <a:blip r:embed="rId1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32050" cy="26112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BC9902D" w14:textId="0E698A97" w:rsidR="001640FE" w:rsidRPr="007524DA" w:rsidRDefault="001640FE" w:rsidP="007524DA">
      <w:pPr>
        <w:rPr>
          <w:ins w:id="130" w:author="jiahao lin" w:date="2025-11-26T11:40:00Z" w16du:dateUtc="2025-11-26T10:40:00Z"/>
        </w:rPr>
      </w:pPr>
      <w:ins w:id="131" w:author="jiahao lin" w:date="2025-11-26T12:03:00Z" w16du:dateUtc="2025-11-26T11:03:00Z">
        <w:r>
          <w:t>Que podemos observar que se ha muerto el contenedor.</w:t>
        </w:r>
      </w:ins>
      <w:ins w:id="132" w:author="jiahao lin" w:date="2025-11-26T12:05:00Z" w16du:dateUtc="2025-11-26T11:05:00Z">
        <w:r>
          <w:t xml:space="preserve"> (Spoiler </w:t>
        </w:r>
        <w:r>
          <w:sym w:font="Wingdings" w:char="F0E0"/>
        </w:r>
        <w:r>
          <w:t xml:space="preserve"> No hay manera de que sobreviva)</w:t>
        </w:r>
      </w:ins>
    </w:p>
    <w:p w14:paraId="3B0A545B" w14:textId="72079B3A" w:rsidR="007524DA" w:rsidRDefault="007524DA">
      <w:pPr>
        <w:pStyle w:val="Subttulo"/>
        <w:rPr>
          <w:ins w:id="133" w:author="jiahao lin" w:date="2025-11-19T10:11:00Z" w16du:dateUtc="2025-11-19T09:11:00Z"/>
        </w:rPr>
        <w:pPrChange w:id="134" w:author="jiahao lin" w:date="2025-11-26T11:40:00Z" w16du:dateUtc="2025-11-26T10:40:00Z">
          <w:pPr/>
        </w:pPrChange>
      </w:pPr>
      <w:ins w:id="135" w:author="jiahao lin" w:date="2025-11-26T11:40:00Z" w16du:dateUtc="2025-11-26T10:40:00Z">
        <w:r>
          <w:t>CREAR LOGS PARA SSH Y SUDO</w:t>
        </w:r>
      </w:ins>
    </w:p>
    <w:p w14:paraId="7997A30B" w14:textId="592BCD85" w:rsidR="00A527F4" w:rsidRDefault="00A527F4" w:rsidP="00611F3F">
      <w:pPr>
        <w:rPr>
          <w:ins w:id="136" w:author="jiahao lin" w:date="2025-11-26T10:14:00Z" w16du:dateUtc="2025-11-26T09:14:00Z"/>
        </w:rPr>
      </w:pPr>
      <w:ins w:id="137" w:author="jiahao lin" w:date="2025-11-19T10:11:00Z" w16du:dateUtc="2025-11-19T09:11:00Z">
        <w:r>
          <w:t>///////////////////////////////////////////////////////////////////////////////////////////////////</w:t>
        </w:r>
      </w:ins>
      <w:ins w:id="138" w:author="jiahao lin" w:date="2025-11-19T10:12:00Z" w16du:dateUtc="2025-11-19T09:12:00Z">
        <w:r>
          <w:t>/////</w:t>
        </w:r>
      </w:ins>
    </w:p>
    <w:p w14:paraId="225D56E6" w14:textId="77777777" w:rsidR="007C5328" w:rsidRDefault="007C5328" w:rsidP="007C5328">
      <w:pPr>
        <w:pStyle w:val="Ttulo1"/>
        <w:rPr>
          <w:ins w:id="139" w:author="jiahao lin" w:date="2025-11-26T10:43:00Z" w16du:dateUtc="2025-11-26T09:43:00Z"/>
        </w:rPr>
      </w:pPr>
    </w:p>
    <w:p w14:paraId="221E83AF" w14:textId="77777777" w:rsidR="007C5328" w:rsidRDefault="007C5328" w:rsidP="007C5328">
      <w:pPr>
        <w:pStyle w:val="Ttulo1"/>
        <w:rPr>
          <w:ins w:id="140" w:author="jiahao lin" w:date="2025-11-26T10:43:00Z" w16du:dateUtc="2025-11-26T09:43:00Z"/>
        </w:rPr>
      </w:pPr>
    </w:p>
    <w:p w14:paraId="2E83BD0C" w14:textId="64B8D70A" w:rsidR="00E039DF" w:rsidRDefault="007C5328">
      <w:pPr>
        <w:pStyle w:val="Ttulo1"/>
        <w:jc w:val="center"/>
        <w:rPr>
          <w:ins w:id="141" w:author="jiahao lin" w:date="2025-11-18T12:51:00Z" w16du:dateUtc="2025-11-18T11:51:00Z"/>
        </w:rPr>
        <w:pPrChange w:id="142" w:author="jiahao lin" w:date="2025-11-26T10:43:00Z" w16du:dateUtc="2025-11-26T09:43:00Z">
          <w:pPr/>
        </w:pPrChange>
      </w:pPr>
      <w:ins w:id="143" w:author="jiahao lin" w:date="2025-11-26T10:43:00Z" w16du:dateUtc="2025-11-26T09:43:00Z">
        <w:r>
          <w:t>¡!!!!!!!!ADVERTENCIA (ESTE DOCKERFILE QUE ESTAMOS CREANDO ES PARA TENER UNA BASE PARA NUESTROS CONTENEDORES REALES)!!!!!!</w:t>
        </w:r>
      </w:ins>
    </w:p>
    <w:p w14:paraId="26489327" w14:textId="77777777" w:rsidR="00611F3F" w:rsidRDefault="00611F3F" w:rsidP="00611F3F">
      <w:pPr>
        <w:rPr>
          <w:ins w:id="144" w:author="jiahao lin" w:date="2025-11-18T12:51:00Z" w16du:dateUtc="2025-11-18T11:51:00Z"/>
        </w:rPr>
      </w:pPr>
    </w:p>
    <w:p w14:paraId="1052652C" w14:textId="77777777" w:rsidR="00611F3F" w:rsidRDefault="00611F3F" w:rsidP="00611F3F">
      <w:pPr>
        <w:rPr>
          <w:ins w:id="145" w:author="jiahao lin" w:date="2025-11-18T12:51:00Z" w16du:dateUtc="2025-11-18T11:51:00Z"/>
        </w:rPr>
      </w:pPr>
    </w:p>
    <w:p w14:paraId="0B81D168" w14:textId="77777777" w:rsidR="00611F3F" w:rsidRDefault="00611F3F" w:rsidP="00611F3F">
      <w:pPr>
        <w:rPr>
          <w:ins w:id="146" w:author="jiahao lin" w:date="2025-11-18T12:51:00Z" w16du:dateUtc="2025-11-18T11:51:00Z"/>
        </w:rPr>
      </w:pPr>
    </w:p>
    <w:p w14:paraId="472839AE" w14:textId="77777777" w:rsidR="00611F3F" w:rsidRDefault="00611F3F" w:rsidP="00611F3F">
      <w:pPr>
        <w:rPr>
          <w:ins w:id="147" w:author="jiahao lin" w:date="2025-11-18T12:51:00Z" w16du:dateUtc="2025-11-18T11:51:00Z"/>
        </w:rPr>
      </w:pPr>
    </w:p>
    <w:p w14:paraId="4E5878B0" w14:textId="77777777" w:rsidR="00611F3F" w:rsidRDefault="00611F3F" w:rsidP="00611F3F">
      <w:pPr>
        <w:rPr>
          <w:ins w:id="148" w:author="jiahao lin" w:date="2025-11-18T12:51:00Z" w16du:dateUtc="2025-11-18T11:51:00Z"/>
        </w:rPr>
      </w:pPr>
    </w:p>
    <w:p w14:paraId="09C8BCCB" w14:textId="4E461EFA" w:rsidR="007524DA" w:rsidRDefault="007524DA">
      <w:pPr>
        <w:pStyle w:val="Ttulo1"/>
        <w:jc w:val="center"/>
        <w:rPr>
          <w:ins w:id="149" w:author="jiahao lin" w:date="2025-11-26T11:38:00Z" w16du:dateUtc="2025-11-26T10:38:00Z"/>
        </w:rPr>
        <w:pPrChange w:id="150" w:author="jiahao lin" w:date="2025-11-26T12:06:00Z" w16du:dateUtc="2025-11-26T11:06:00Z">
          <w:pPr>
            <w:pStyle w:val="Subttulo"/>
          </w:pPr>
        </w:pPrChange>
      </w:pPr>
      <w:ins w:id="151" w:author="jiahao lin" w:date="2025-11-26T11:39:00Z" w16du:dateUtc="2025-11-26T10:39:00Z">
        <w:r>
          <w:lastRenderedPageBreak/>
          <w:t>PRÁCTICA CASA WITH PEDRO PORROS</w:t>
        </w:r>
      </w:ins>
    </w:p>
    <w:p w14:paraId="3AFD1624" w14:textId="6D66549B" w:rsidR="00611F3F" w:rsidRDefault="00811812">
      <w:pPr>
        <w:pStyle w:val="Subttulo"/>
        <w:rPr>
          <w:ins w:id="152" w:author="jiahao lin" w:date="2025-11-18T12:51:00Z" w16du:dateUtc="2025-11-18T11:51:00Z"/>
        </w:rPr>
        <w:pPrChange w:id="153" w:author="jiahao lin" w:date="2025-11-26T10:57:00Z" w16du:dateUtc="2025-11-26T09:57:00Z">
          <w:pPr/>
        </w:pPrChange>
      </w:pPr>
      <w:ins w:id="154" w:author="jiahao lin" w:date="2025-11-26T10:56:00Z" w16du:dateUtc="2025-11-26T09:56:00Z">
        <w:r>
          <w:t xml:space="preserve">Ahora lo que haremos es crear un script que </w:t>
        </w:r>
      </w:ins>
      <w:ins w:id="155" w:author="jiahao lin" w:date="2025-11-26T10:57:00Z" w16du:dateUtc="2025-11-26T09:57:00Z">
        <w:r>
          <w:t>nos permita crear varios usuarios en el base de datos PostgreSQL</w:t>
        </w:r>
      </w:ins>
    </w:p>
    <w:p w14:paraId="17DB08E9" w14:textId="0812B80E" w:rsidR="00811812" w:rsidRPr="00811812" w:rsidRDefault="00811812" w:rsidP="00611F3F">
      <w:pPr>
        <w:rPr>
          <w:ins w:id="156" w:author="jiahao lin" w:date="2025-11-26T11:01:00Z" w16du:dateUtc="2025-11-26T10:01:00Z"/>
          <w:u w:val="single"/>
          <w:rPrChange w:id="157" w:author="jiahao lin" w:date="2025-11-26T11:01:00Z" w16du:dateUtc="2025-11-26T10:01:00Z">
            <w:rPr>
              <w:ins w:id="158" w:author="jiahao lin" w:date="2025-11-26T11:01:00Z" w16du:dateUtc="2025-11-26T10:01:00Z"/>
            </w:rPr>
          </w:rPrChange>
        </w:rPr>
      </w:pPr>
      <w:ins w:id="159" w:author="jiahao lin" w:date="2025-11-26T11:01:00Z" w16du:dateUtc="2025-11-26T10:01:00Z">
        <w:r>
          <w:t>Buscar el Docker compose para crear el postgreSQL</w:t>
        </w:r>
      </w:ins>
    </w:p>
    <w:p w14:paraId="7FC27CCB" w14:textId="7DA40183" w:rsidR="00611F3F" w:rsidRDefault="00811812" w:rsidP="00611F3F">
      <w:pPr>
        <w:rPr>
          <w:ins w:id="160" w:author="jiahao lin" w:date="2025-11-26T11:01:00Z" w16du:dateUtc="2025-11-26T10:01:00Z"/>
        </w:rPr>
      </w:pPr>
      <w:ins w:id="161" w:author="jiahao lin" w:date="2025-11-26T11:00:00Z" w16du:dateUtc="2025-11-26T10:00:00Z">
        <w:r>
          <w:t>Usando DBeaver</w:t>
        </w:r>
      </w:ins>
      <w:ins w:id="162" w:author="jiahao lin" w:date="2025-11-26T11:01:00Z" w16du:dateUtc="2025-11-26T10:01:00Z">
        <w:r>
          <w:t>.</w:t>
        </w:r>
      </w:ins>
    </w:p>
    <w:p w14:paraId="5EC79099" w14:textId="77777777" w:rsidR="00611F3F" w:rsidRDefault="00611F3F" w:rsidP="00611F3F">
      <w:pPr>
        <w:rPr>
          <w:ins w:id="163" w:author="jiahao lin" w:date="2025-11-26T12:08:00Z" w16du:dateUtc="2025-11-26T11:08:00Z"/>
        </w:rPr>
      </w:pPr>
    </w:p>
    <w:p w14:paraId="1454A448" w14:textId="1ECB1ABF" w:rsidR="001640FE" w:rsidRDefault="003503FB">
      <w:pPr>
        <w:pStyle w:val="Ttulo1"/>
        <w:jc w:val="center"/>
        <w:rPr>
          <w:ins w:id="164" w:author="jiahao lin" w:date="2025-11-26T12:08:00Z" w16du:dateUtc="2025-11-26T11:08:00Z"/>
        </w:rPr>
        <w:pPrChange w:id="165" w:author="jiahao lin" w:date="2025-11-26T12:14:00Z" w16du:dateUtc="2025-11-26T11:14:00Z">
          <w:pPr/>
        </w:pPrChange>
      </w:pPr>
      <w:ins w:id="166" w:author="jiahao lin" w:date="2025-11-26T12:14:00Z" w16du:dateUtc="2025-11-26T11:14:00Z">
        <w:r>
          <w:t>PRÁCTICA PARA INTENTAR IMPORTAR ARCHIVOS DE VARIABLES DE ENTORNOS CON IMPORT</w:t>
        </w:r>
      </w:ins>
    </w:p>
    <w:p w14:paraId="33A715F5" w14:textId="77777777" w:rsidR="001640FE" w:rsidRDefault="001640FE" w:rsidP="00611F3F">
      <w:pPr>
        <w:rPr>
          <w:ins w:id="167" w:author="jiahao lin" w:date="2025-11-26T12:08:00Z" w16du:dateUtc="2025-11-26T11:08:00Z"/>
        </w:rPr>
      </w:pPr>
    </w:p>
    <w:p w14:paraId="0145DD6C" w14:textId="77777777" w:rsidR="001640FE" w:rsidRDefault="001640FE" w:rsidP="00611F3F">
      <w:pPr>
        <w:rPr>
          <w:ins w:id="168" w:author="jiahao lin" w:date="2025-11-26T12:08:00Z" w16du:dateUtc="2025-11-26T11:08:00Z"/>
        </w:rPr>
      </w:pPr>
    </w:p>
    <w:p w14:paraId="66A52C7E" w14:textId="77777777" w:rsidR="001640FE" w:rsidRDefault="001640FE" w:rsidP="00611F3F">
      <w:pPr>
        <w:rPr>
          <w:ins w:id="169" w:author="jiahao lin" w:date="2025-11-26T12:08:00Z" w16du:dateUtc="2025-11-26T11:08:00Z"/>
        </w:rPr>
      </w:pPr>
    </w:p>
    <w:p w14:paraId="524FD703" w14:textId="77777777" w:rsidR="001640FE" w:rsidRDefault="001640FE" w:rsidP="00611F3F">
      <w:pPr>
        <w:rPr>
          <w:ins w:id="170" w:author="jiahao lin" w:date="2025-11-26T12:08:00Z" w16du:dateUtc="2025-11-26T11:08:00Z"/>
        </w:rPr>
      </w:pPr>
    </w:p>
    <w:p w14:paraId="2BEA21AC" w14:textId="77777777" w:rsidR="001640FE" w:rsidRDefault="001640FE" w:rsidP="00611F3F">
      <w:pPr>
        <w:rPr>
          <w:ins w:id="171" w:author="jiahao lin" w:date="2025-11-26T12:08:00Z" w16du:dateUtc="2025-11-26T11:08:00Z"/>
        </w:rPr>
      </w:pPr>
    </w:p>
    <w:p w14:paraId="3763DDF4" w14:textId="77777777" w:rsidR="001640FE" w:rsidRDefault="001640FE" w:rsidP="00611F3F">
      <w:pPr>
        <w:rPr>
          <w:ins w:id="172" w:author="jiahao lin" w:date="2025-11-26T12:08:00Z" w16du:dateUtc="2025-11-26T11:08:00Z"/>
        </w:rPr>
      </w:pPr>
    </w:p>
    <w:p w14:paraId="38F5DFAF" w14:textId="77777777" w:rsidR="001640FE" w:rsidRDefault="001640FE" w:rsidP="00611F3F">
      <w:pPr>
        <w:rPr>
          <w:ins w:id="173" w:author="jiahao lin" w:date="2025-11-26T12:08:00Z" w16du:dateUtc="2025-11-26T11:08:00Z"/>
        </w:rPr>
      </w:pPr>
    </w:p>
    <w:p w14:paraId="13061DBB" w14:textId="77777777" w:rsidR="001640FE" w:rsidRDefault="001640FE" w:rsidP="00611F3F">
      <w:pPr>
        <w:rPr>
          <w:ins w:id="174" w:author="jiahao lin" w:date="2025-11-26T12:08:00Z" w16du:dateUtc="2025-11-26T11:08:00Z"/>
        </w:rPr>
      </w:pPr>
    </w:p>
    <w:p w14:paraId="4514BEEF" w14:textId="77777777" w:rsidR="001640FE" w:rsidRDefault="001640FE" w:rsidP="00611F3F">
      <w:pPr>
        <w:rPr>
          <w:ins w:id="175" w:author="jiahao lin" w:date="2025-11-26T12:08:00Z" w16du:dateUtc="2025-11-26T11:08:00Z"/>
        </w:rPr>
      </w:pPr>
    </w:p>
    <w:p w14:paraId="3E630E63" w14:textId="77777777" w:rsidR="001640FE" w:rsidRDefault="001640FE" w:rsidP="00611F3F">
      <w:pPr>
        <w:rPr>
          <w:ins w:id="176" w:author="jiahao lin" w:date="2025-11-26T12:08:00Z" w16du:dateUtc="2025-11-26T11:08:00Z"/>
        </w:rPr>
      </w:pPr>
    </w:p>
    <w:p w14:paraId="74D29A99" w14:textId="77777777" w:rsidR="001640FE" w:rsidRDefault="001640FE" w:rsidP="00611F3F">
      <w:pPr>
        <w:rPr>
          <w:ins w:id="177" w:author="jiahao lin" w:date="2025-11-26T12:08:00Z" w16du:dateUtc="2025-11-26T11:08:00Z"/>
        </w:rPr>
      </w:pPr>
    </w:p>
    <w:p w14:paraId="037283C0" w14:textId="77777777" w:rsidR="001640FE" w:rsidRDefault="001640FE" w:rsidP="00611F3F">
      <w:pPr>
        <w:rPr>
          <w:ins w:id="178" w:author="jiahao lin" w:date="2025-11-26T12:08:00Z" w16du:dateUtc="2025-11-26T11:08:00Z"/>
        </w:rPr>
      </w:pPr>
    </w:p>
    <w:p w14:paraId="7645CBB7" w14:textId="77777777" w:rsidR="001640FE" w:rsidRDefault="001640FE" w:rsidP="00611F3F">
      <w:pPr>
        <w:rPr>
          <w:ins w:id="179" w:author="jiahao lin" w:date="2025-11-26T12:08:00Z" w16du:dateUtc="2025-11-26T11:08:00Z"/>
        </w:rPr>
      </w:pPr>
    </w:p>
    <w:p w14:paraId="0F78F936" w14:textId="77777777" w:rsidR="001640FE" w:rsidRDefault="001640FE" w:rsidP="00611F3F">
      <w:pPr>
        <w:rPr>
          <w:ins w:id="180" w:author="jiahao lin" w:date="2025-11-26T12:08:00Z" w16du:dateUtc="2025-11-26T11:08:00Z"/>
        </w:rPr>
      </w:pPr>
    </w:p>
    <w:p w14:paraId="26304B04" w14:textId="77777777" w:rsidR="001640FE" w:rsidRDefault="001640FE" w:rsidP="00611F3F">
      <w:pPr>
        <w:rPr>
          <w:ins w:id="181" w:author="jiahao lin" w:date="2025-11-26T12:08:00Z" w16du:dateUtc="2025-11-26T11:08:00Z"/>
        </w:rPr>
      </w:pPr>
    </w:p>
    <w:p w14:paraId="03E58D7B" w14:textId="77777777" w:rsidR="001640FE" w:rsidRDefault="001640FE" w:rsidP="00611F3F">
      <w:pPr>
        <w:rPr>
          <w:ins w:id="182" w:author="jiahao lin" w:date="2025-11-26T12:08:00Z" w16du:dateUtc="2025-11-26T11:08:00Z"/>
        </w:rPr>
      </w:pPr>
    </w:p>
    <w:p w14:paraId="5EA29FCA" w14:textId="77777777" w:rsidR="001640FE" w:rsidRDefault="001640FE" w:rsidP="00611F3F">
      <w:pPr>
        <w:rPr>
          <w:ins w:id="183" w:author="jiahao lin" w:date="2025-11-26T12:08:00Z" w16du:dateUtc="2025-11-26T11:08:00Z"/>
        </w:rPr>
      </w:pPr>
    </w:p>
    <w:p w14:paraId="4758FC3C" w14:textId="77777777" w:rsidR="001640FE" w:rsidRDefault="001640FE" w:rsidP="00611F3F">
      <w:pPr>
        <w:rPr>
          <w:ins w:id="184" w:author="jiahao lin" w:date="2025-11-26T12:08:00Z" w16du:dateUtc="2025-11-26T11:08:00Z"/>
        </w:rPr>
      </w:pPr>
    </w:p>
    <w:p w14:paraId="1C143AA6" w14:textId="77777777" w:rsidR="001640FE" w:rsidRDefault="001640FE" w:rsidP="00611F3F">
      <w:pPr>
        <w:rPr>
          <w:ins w:id="185" w:author="jiahao lin" w:date="2025-11-26T12:08:00Z" w16du:dateUtc="2025-11-26T11:08:00Z"/>
        </w:rPr>
      </w:pPr>
    </w:p>
    <w:p w14:paraId="18EC0007" w14:textId="0AB4621E" w:rsidR="001640FE" w:rsidRDefault="001640FE" w:rsidP="001640FE">
      <w:pPr>
        <w:pStyle w:val="Ttulo1"/>
        <w:jc w:val="center"/>
        <w:rPr>
          <w:ins w:id="186" w:author="jiahao lin" w:date="2025-11-26T12:08:00Z" w16du:dateUtc="2025-11-26T11:08:00Z"/>
        </w:rPr>
      </w:pPr>
      <w:ins w:id="187" w:author="jiahao lin" w:date="2025-11-26T12:08:00Z" w16du:dateUtc="2025-11-26T11:08:00Z">
        <w:r>
          <w:t>CREACIÓN DE CONTENEDOR CON NGINX</w:t>
        </w:r>
      </w:ins>
    </w:p>
    <w:p w14:paraId="77D6F243" w14:textId="77777777" w:rsidR="001640FE" w:rsidRDefault="001640FE" w:rsidP="001640FE">
      <w:pPr>
        <w:rPr>
          <w:ins w:id="188" w:author="jiahao lin" w:date="2025-11-26T12:08:00Z" w16du:dateUtc="2025-11-26T11:08:00Z"/>
        </w:rPr>
      </w:pPr>
    </w:p>
    <w:p w14:paraId="042BF743" w14:textId="45F002F2" w:rsidR="001640FE" w:rsidRDefault="001640FE" w:rsidP="001640FE">
      <w:pPr>
        <w:rPr>
          <w:ins w:id="189" w:author="jiahao lin" w:date="2025-11-26T12:09:00Z" w16du:dateUtc="2025-11-26T11:09:00Z"/>
        </w:rPr>
      </w:pPr>
      <w:ins w:id="190" w:author="jiahao lin" w:date="2025-11-26T12:08:00Z" w16du:dateUtc="2025-11-26T11:08:00Z">
        <w:r>
          <w:t>En el que extraeremos la</w:t>
        </w:r>
      </w:ins>
      <w:ins w:id="191" w:author="jiahao lin" w:date="2025-11-26T12:09:00Z" w16du:dateUtc="2025-11-26T11:09:00Z">
        <w:r>
          <w:t xml:space="preserve"> imagen base del Ubuntu (Archivo ubbase).</w:t>
        </w:r>
      </w:ins>
    </w:p>
    <w:p w14:paraId="1BB12DF3" w14:textId="157436A8" w:rsidR="001640FE" w:rsidRDefault="001640FE" w:rsidP="001640FE">
      <w:pPr>
        <w:rPr>
          <w:ins w:id="192" w:author="jiahao lin" w:date="2025-11-26T12:11:00Z" w16du:dateUtc="2025-11-26T11:11:00Z"/>
        </w:rPr>
      </w:pPr>
      <w:ins w:id="193" w:author="jiahao lin" w:date="2025-11-26T12:09:00Z" w16du:dateUtc="2025-11-26T11:09:00Z">
        <w:r>
          <w:t xml:space="preserve">Para ello, en el Docker compose </w:t>
        </w:r>
      </w:ins>
      <w:ins w:id="194" w:author="jiahao lin" w:date="2025-11-26T12:10:00Z" w16du:dateUtc="2025-11-26T11:10:00Z">
        <w:r>
          <w:t>creando un tag 2 (</w:t>
        </w:r>
      </w:ins>
      <w:ins w:id="195" w:author="jiahao lin" w:date="2025-11-26T12:11:00Z" w16du:dateUtc="2025-11-26T11:11:00Z">
        <w:r w:rsidR="00681680">
          <w:t xml:space="preserve"> Una versión 2 </w:t>
        </w:r>
      </w:ins>
      <w:ins w:id="196" w:author="jiahao lin" w:date="2025-11-26T12:10:00Z" w16du:dateUtc="2025-11-26T11:10:00Z">
        <w:r>
          <w:t xml:space="preserve">para el contenedor Nginx), el tag 1 (sería </w:t>
        </w:r>
        <w:r w:rsidR="00681680">
          <w:t>crear compilación v1</w:t>
        </w:r>
        <w:r>
          <w:t>)</w:t>
        </w:r>
      </w:ins>
    </w:p>
    <w:p w14:paraId="731F1088" w14:textId="7D17B538" w:rsidR="00681680" w:rsidRPr="001640FE" w:rsidRDefault="00681680" w:rsidP="001640FE">
      <w:pPr>
        <w:rPr>
          <w:ins w:id="197" w:author="jiahao lin" w:date="2025-11-26T12:08:00Z" w16du:dateUtc="2025-11-26T11:08:00Z"/>
        </w:rPr>
      </w:pPr>
      <w:ins w:id="198" w:author="jiahao lin" w:date="2025-11-26T12:11:00Z" w16du:dateUtc="2025-11-26T11:11:00Z">
        <w:r>
          <w:t xml:space="preserve">Una vez, preparado esto en el DockerFile cogeremos la imagen de </w:t>
        </w:r>
      </w:ins>
      <w:ins w:id="199" w:author="jiahao lin" w:date="2025-11-26T12:12:00Z" w16du:dateUtc="2025-11-26T11:12:00Z">
        <w:r>
          <w:t xml:space="preserve">ubbase y instalaremos el servicio nginx que es un servidor web en el que </w:t>
        </w:r>
      </w:ins>
      <w:ins w:id="200" w:author="jiahao lin" w:date="2025-11-26T12:13:00Z" w16du:dateUtc="2025-11-26T11:13:00Z">
        <w:r>
          <w:t>lo usaremos para crear un 3º tag para implementar mi aplicación con REACT</w:t>
        </w:r>
      </w:ins>
      <w:ins w:id="201" w:author="jiahao lin" w:date="2025-11-26T12:12:00Z" w16du:dateUtc="2025-11-26T11:12:00Z">
        <w:r>
          <w:t>.</w:t>
        </w:r>
      </w:ins>
    </w:p>
    <w:p w14:paraId="24491796" w14:textId="77777777" w:rsidR="001640FE" w:rsidRDefault="001640FE" w:rsidP="00611F3F">
      <w:pPr>
        <w:rPr>
          <w:ins w:id="202" w:author="jiahao lin" w:date="2025-11-26T12:08:00Z" w16du:dateUtc="2025-11-26T11:08:00Z"/>
        </w:rPr>
      </w:pPr>
    </w:p>
    <w:p w14:paraId="1AA07A96" w14:textId="77777777" w:rsidR="001640FE" w:rsidRDefault="001640FE" w:rsidP="00611F3F">
      <w:pPr>
        <w:rPr>
          <w:ins w:id="203" w:author="jiahao lin" w:date="2025-11-26T12:08:00Z" w16du:dateUtc="2025-11-26T11:08:00Z"/>
        </w:rPr>
      </w:pPr>
    </w:p>
    <w:p w14:paraId="463F73C4" w14:textId="77777777" w:rsidR="001640FE" w:rsidRDefault="001640FE" w:rsidP="00611F3F">
      <w:pPr>
        <w:rPr>
          <w:ins w:id="204" w:author="jiahao lin" w:date="2025-11-26T12:08:00Z" w16du:dateUtc="2025-11-26T11:08:00Z"/>
        </w:rPr>
      </w:pPr>
    </w:p>
    <w:p w14:paraId="44998B6B" w14:textId="77777777" w:rsidR="001640FE" w:rsidRDefault="001640FE" w:rsidP="00611F3F">
      <w:pPr>
        <w:rPr>
          <w:ins w:id="205" w:author="jiahao lin" w:date="2025-11-26T12:08:00Z" w16du:dateUtc="2025-11-26T11:08:00Z"/>
        </w:rPr>
      </w:pPr>
    </w:p>
    <w:p w14:paraId="7E3FCEBB" w14:textId="77777777" w:rsidR="001640FE" w:rsidRDefault="001640FE" w:rsidP="00611F3F">
      <w:pPr>
        <w:rPr>
          <w:ins w:id="206" w:author="jiahao lin" w:date="2025-11-26T12:08:00Z" w16du:dateUtc="2025-11-26T11:08:00Z"/>
        </w:rPr>
      </w:pPr>
    </w:p>
    <w:p w14:paraId="059A8077" w14:textId="77777777" w:rsidR="001640FE" w:rsidRDefault="001640FE" w:rsidP="00611F3F">
      <w:pPr>
        <w:rPr>
          <w:ins w:id="207" w:author="jiahao lin" w:date="2025-11-26T12:08:00Z" w16du:dateUtc="2025-11-26T11:08:00Z"/>
        </w:rPr>
      </w:pPr>
    </w:p>
    <w:p w14:paraId="5C89C51A" w14:textId="77777777" w:rsidR="001640FE" w:rsidRDefault="001640FE" w:rsidP="00611F3F">
      <w:pPr>
        <w:rPr>
          <w:ins w:id="208" w:author="jiahao lin" w:date="2025-11-26T12:08:00Z" w16du:dateUtc="2025-11-26T11:08:00Z"/>
        </w:rPr>
      </w:pPr>
    </w:p>
    <w:p w14:paraId="3CFE35FF" w14:textId="77777777" w:rsidR="001640FE" w:rsidRDefault="001640FE" w:rsidP="00611F3F">
      <w:pPr>
        <w:rPr>
          <w:ins w:id="209" w:author="jiahao lin" w:date="2025-11-26T12:08:00Z" w16du:dateUtc="2025-11-26T11:08:00Z"/>
        </w:rPr>
      </w:pPr>
    </w:p>
    <w:p w14:paraId="290346B5" w14:textId="77777777" w:rsidR="001640FE" w:rsidRDefault="001640FE" w:rsidP="00611F3F">
      <w:pPr>
        <w:rPr>
          <w:ins w:id="210" w:author="jiahao lin" w:date="2025-11-26T12:08:00Z" w16du:dateUtc="2025-11-26T11:08:00Z"/>
        </w:rPr>
      </w:pPr>
    </w:p>
    <w:p w14:paraId="3A36B663" w14:textId="77777777" w:rsidR="001640FE" w:rsidRDefault="001640FE" w:rsidP="00611F3F">
      <w:pPr>
        <w:rPr>
          <w:ins w:id="211" w:author="jiahao lin" w:date="2025-11-18T14:20:00Z" w16du:dateUtc="2025-11-18T13:20:00Z"/>
        </w:rPr>
      </w:pPr>
    </w:p>
    <w:p w14:paraId="3F030BA0" w14:textId="77777777" w:rsidR="00316F52" w:rsidRDefault="00316F52" w:rsidP="00611F3F">
      <w:pPr>
        <w:rPr>
          <w:ins w:id="212" w:author="jiahao lin" w:date="2025-11-18T12:51:00Z" w16du:dateUtc="2025-11-18T11:51:00Z"/>
        </w:rPr>
      </w:pPr>
    </w:p>
    <w:p w14:paraId="1EC87D25" w14:textId="77777777" w:rsidR="00611F3F" w:rsidRDefault="00611F3F" w:rsidP="00611F3F">
      <w:pPr>
        <w:rPr>
          <w:ins w:id="213" w:author="jiahao lin" w:date="2025-11-18T12:51:00Z" w16du:dateUtc="2025-11-18T11:51:00Z"/>
        </w:rPr>
      </w:pPr>
    </w:p>
    <w:p w14:paraId="6DF2A408" w14:textId="77777777" w:rsidR="00611F3F" w:rsidRPr="00611F3F" w:rsidRDefault="00611F3F">
      <w:pPr>
        <w:pPrChange w:id="214" w:author="jiahao lin" w:date="2025-11-18T12:51:00Z" w16du:dateUtc="2025-11-18T11:51:00Z">
          <w:pPr>
            <w:pStyle w:val="Ttulo1"/>
          </w:pPr>
        </w:pPrChange>
      </w:pPr>
    </w:p>
    <w:p w14:paraId="2385B15F" w14:textId="77777777" w:rsidR="00E137D6" w:rsidRDefault="00E137D6">
      <w:pPr>
        <w:rPr>
          <w:sz w:val="22"/>
          <w:szCs w:val="22"/>
        </w:rPr>
      </w:pPr>
    </w:p>
    <w:p w14:paraId="1D73210C" w14:textId="77777777" w:rsidR="00E137D6" w:rsidRDefault="00E137D6">
      <w:pPr>
        <w:rPr>
          <w:sz w:val="22"/>
          <w:szCs w:val="22"/>
        </w:rPr>
      </w:pPr>
    </w:p>
    <w:p w14:paraId="06F8667F" w14:textId="77777777" w:rsidR="00E137D6" w:rsidRDefault="00E137D6">
      <w:pPr>
        <w:rPr>
          <w:sz w:val="22"/>
          <w:szCs w:val="22"/>
        </w:rPr>
      </w:pPr>
    </w:p>
    <w:p w14:paraId="17D37DDB" w14:textId="77777777" w:rsidR="00F66B90" w:rsidRPr="009E6814" w:rsidRDefault="00F66B90">
      <w:pPr>
        <w:rPr>
          <w:sz w:val="22"/>
          <w:szCs w:val="22"/>
        </w:rPr>
      </w:pPr>
    </w:p>
    <w:p w14:paraId="6763FBE7" w14:textId="425802AB" w:rsidR="00D51578" w:rsidRDefault="00D51578">
      <w:pPr>
        <w:rPr>
          <w:sz w:val="22"/>
          <w:szCs w:val="22"/>
        </w:rPr>
      </w:pPr>
    </w:p>
    <w:p w14:paraId="4702DA67" w14:textId="77777777" w:rsidR="009E6814" w:rsidRPr="00D51578" w:rsidRDefault="009E6814">
      <w:pPr>
        <w:rPr>
          <w:sz w:val="22"/>
          <w:szCs w:val="22"/>
          <w:u w:val="single"/>
        </w:rPr>
      </w:pPr>
    </w:p>
    <w:p w14:paraId="5DDFACCD" w14:textId="77777777" w:rsidR="009D4080" w:rsidRPr="00D51578" w:rsidRDefault="009D4080"/>
    <w:p w14:paraId="3A34C95B" w14:textId="77777777" w:rsidR="00CF2F2A" w:rsidRPr="00D51578" w:rsidRDefault="00CF2F2A"/>
    <w:p w14:paraId="3C478FA2" w14:textId="77777777" w:rsidR="00C517E4" w:rsidRPr="00D51578" w:rsidRDefault="00C517E4"/>
    <w:p w14:paraId="55039503" w14:textId="77777777" w:rsidR="00C517E4" w:rsidRPr="00D51578" w:rsidRDefault="00C517E4"/>
    <w:p w14:paraId="7C3D05AB" w14:textId="77777777" w:rsidR="00C517E4" w:rsidRPr="00D51578" w:rsidRDefault="00C517E4"/>
    <w:p w14:paraId="393E9681" w14:textId="77777777" w:rsidR="00C517E4" w:rsidRPr="00D51578" w:rsidRDefault="00C517E4"/>
    <w:p w14:paraId="52A9FC97" w14:textId="77777777" w:rsidR="00C517E4" w:rsidRPr="00D51578" w:rsidRDefault="00C517E4"/>
    <w:p w14:paraId="6B0D31B4" w14:textId="77777777" w:rsidR="004E0A74" w:rsidRPr="00D51578" w:rsidRDefault="004E0A74"/>
    <w:sectPr w:rsidR="004E0A74" w:rsidRPr="00D51578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ahao lin">
    <w15:presenceInfo w15:providerId="Windows Live" w15:userId="417c5e4a9eb0b1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trackRevision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FEB"/>
    <w:rsid w:val="00070A2F"/>
    <w:rsid w:val="00077185"/>
    <w:rsid w:val="000A0A18"/>
    <w:rsid w:val="000E780E"/>
    <w:rsid w:val="000F1965"/>
    <w:rsid w:val="0014282C"/>
    <w:rsid w:val="001640FE"/>
    <w:rsid w:val="00174C74"/>
    <w:rsid w:val="001B21BE"/>
    <w:rsid w:val="001C41EC"/>
    <w:rsid w:val="002A7822"/>
    <w:rsid w:val="002D364E"/>
    <w:rsid w:val="002D3D1D"/>
    <w:rsid w:val="00312F3D"/>
    <w:rsid w:val="00316F52"/>
    <w:rsid w:val="003503FB"/>
    <w:rsid w:val="00355E5D"/>
    <w:rsid w:val="00365C54"/>
    <w:rsid w:val="00367165"/>
    <w:rsid w:val="003712B3"/>
    <w:rsid w:val="003B12F2"/>
    <w:rsid w:val="003B77FE"/>
    <w:rsid w:val="003D1A57"/>
    <w:rsid w:val="004007EE"/>
    <w:rsid w:val="00411395"/>
    <w:rsid w:val="004D59CF"/>
    <w:rsid w:val="004E0A74"/>
    <w:rsid w:val="00513A67"/>
    <w:rsid w:val="00543114"/>
    <w:rsid w:val="00592E82"/>
    <w:rsid w:val="005D1533"/>
    <w:rsid w:val="005E2DD9"/>
    <w:rsid w:val="00611F3F"/>
    <w:rsid w:val="00654EC4"/>
    <w:rsid w:val="00681680"/>
    <w:rsid w:val="006A1CD3"/>
    <w:rsid w:val="006B6F68"/>
    <w:rsid w:val="006D07EB"/>
    <w:rsid w:val="00721B2C"/>
    <w:rsid w:val="007524DA"/>
    <w:rsid w:val="007C5328"/>
    <w:rsid w:val="00811812"/>
    <w:rsid w:val="00820C8E"/>
    <w:rsid w:val="00890CEF"/>
    <w:rsid w:val="008C6DEC"/>
    <w:rsid w:val="008F1F97"/>
    <w:rsid w:val="00943589"/>
    <w:rsid w:val="0096065F"/>
    <w:rsid w:val="00970B49"/>
    <w:rsid w:val="009D4080"/>
    <w:rsid w:val="009E6814"/>
    <w:rsid w:val="00A4718D"/>
    <w:rsid w:val="00A527F4"/>
    <w:rsid w:val="00A839F0"/>
    <w:rsid w:val="00A8477E"/>
    <w:rsid w:val="00AB4634"/>
    <w:rsid w:val="00AB5429"/>
    <w:rsid w:val="00AF2F01"/>
    <w:rsid w:val="00AF7A38"/>
    <w:rsid w:val="00B02A7A"/>
    <w:rsid w:val="00B424AC"/>
    <w:rsid w:val="00B66946"/>
    <w:rsid w:val="00B72E9C"/>
    <w:rsid w:val="00B74D30"/>
    <w:rsid w:val="00B819B2"/>
    <w:rsid w:val="00B924E3"/>
    <w:rsid w:val="00BA5857"/>
    <w:rsid w:val="00BC1EF6"/>
    <w:rsid w:val="00C16F1D"/>
    <w:rsid w:val="00C23C81"/>
    <w:rsid w:val="00C33874"/>
    <w:rsid w:val="00C463DE"/>
    <w:rsid w:val="00C517E4"/>
    <w:rsid w:val="00CA0FEB"/>
    <w:rsid w:val="00CA3BB0"/>
    <w:rsid w:val="00CA6266"/>
    <w:rsid w:val="00CB37AA"/>
    <w:rsid w:val="00CD5FAF"/>
    <w:rsid w:val="00CF2F2A"/>
    <w:rsid w:val="00D0329D"/>
    <w:rsid w:val="00D0513E"/>
    <w:rsid w:val="00D23EBB"/>
    <w:rsid w:val="00D51578"/>
    <w:rsid w:val="00DC7D23"/>
    <w:rsid w:val="00DE7120"/>
    <w:rsid w:val="00DF0796"/>
    <w:rsid w:val="00DF5EFA"/>
    <w:rsid w:val="00E039DF"/>
    <w:rsid w:val="00E137D6"/>
    <w:rsid w:val="00E14B2F"/>
    <w:rsid w:val="00E679E7"/>
    <w:rsid w:val="00E95ED5"/>
    <w:rsid w:val="00EC5F26"/>
    <w:rsid w:val="00EC7917"/>
    <w:rsid w:val="00EF6565"/>
    <w:rsid w:val="00F368C6"/>
    <w:rsid w:val="00F61EE1"/>
    <w:rsid w:val="00F63257"/>
    <w:rsid w:val="00F66B90"/>
    <w:rsid w:val="00FA550C"/>
    <w:rsid w:val="00FA61F5"/>
    <w:rsid w:val="00FC00E8"/>
    <w:rsid w:val="00FC781E"/>
    <w:rsid w:val="00FE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58D2A"/>
  <w15:chartTrackingRefBased/>
  <w15:docId w15:val="{AECDB9B5-4B07-48B2-8A79-B7C497ACA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DD9"/>
  </w:style>
  <w:style w:type="paragraph" w:styleId="Ttulo1">
    <w:name w:val="heading 1"/>
    <w:basedOn w:val="Normal"/>
    <w:next w:val="Normal"/>
    <w:link w:val="Ttulo1Car"/>
    <w:uiPriority w:val="9"/>
    <w:qFormat/>
    <w:rsid w:val="00CA0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0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0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0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0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0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0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0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0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0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0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0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0F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0F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0F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0F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0F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0F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0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0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0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0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0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0F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0F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0F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0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0F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0FEB"/>
    <w:rPr>
      <w:b/>
      <w:bCs/>
      <w:smallCaps/>
      <w:color w:val="0F4761" w:themeColor="accent1" w:themeShade="BF"/>
      <w:spacing w:val="5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0E780E"/>
  </w:style>
  <w:style w:type="character" w:customStyle="1" w:styleId="FechaCar">
    <w:name w:val="Fecha Car"/>
    <w:basedOn w:val="Fuentedeprrafopredeter"/>
    <w:link w:val="Fecha"/>
    <w:uiPriority w:val="99"/>
    <w:semiHidden/>
    <w:rsid w:val="000E780E"/>
  </w:style>
  <w:style w:type="paragraph" w:styleId="Revisin">
    <w:name w:val="Revision"/>
    <w:hidden/>
    <w:uiPriority w:val="99"/>
    <w:semiHidden/>
    <w:rsid w:val="00611F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microsoft.com/office/2011/relationships/people" Target="peop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AA329-6A94-4A95-A746-BFD7F0BAC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Pages>40</Pages>
  <Words>1858</Words>
  <Characters>10224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jiahao lin</dc:creator>
  <cp:keywords/>
  <dc:description/>
  <cp:lastModifiedBy>jiahao lin</cp:lastModifiedBy>
  <cp:revision>2</cp:revision>
  <dcterms:created xsi:type="dcterms:W3CDTF">2025-10-22T08:57:00Z</dcterms:created>
  <dcterms:modified xsi:type="dcterms:W3CDTF">2025-12-03T13:02:00Z</dcterms:modified>
</cp:coreProperties>
</file>